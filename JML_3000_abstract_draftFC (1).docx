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FFA954" w14:textId="77777777" w:rsidR="00D046E4" w:rsidRPr="0090165E" w:rsidRDefault="00100BDD" w:rsidP="00D046E4">
      <w:pPr>
        <w:spacing w:after="0" w:line="480" w:lineRule="auto"/>
        <w:jc w:val="center"/>
        <w:rPr>
          <w:rFonts w:asciiTheme="majorHAnsi" w:hAnsiTheme="majorHAnsi" w:cs="Times New Roman"/>
          <w:b/>
          <w:sz w:val="24"/>
          <w:szCs w:val="24"/>
        </w:rPr>
      </w:pPr>
      <w:r w:rsidRPr="0090165E">
        <w:rPr>
          <w:rFonts w:asciiTheme="majorHAnsi" w:hAnsiTheme="majorHAnsi" w:cs="Times New Roman"/>
          <w:b/>
          <w:sz w:val="24"/>
          <w:szCs w:val="24"/>
        </w:rPr>
        <w:t xml:space="preserve">A tale of two mechanisms: </w:t>
      </w:r>
      <w:r w:rsidR="008C704A" w:rsidRPr="0090165E">
        <w:rPr>
          <w:rFonts w:asciiTheme="majorHAnsi" w:hAnsiTheme="majorHAnsi" w:cs="Times New Roman"/>
          <w:b/>
          <w:sz w:val="24"/>
          <w:szCs w:val="24"/>
        </w:rPr>
        <w:t>Individual differences in</w:t>
      </w:r>
      <w:r w:rsidR="008F7ADD" w:rsidRPr="0090165E">
        <w:rPr>
          <w:rFonts w:asciiTheme="majorHAnsi" w:hAnsiTheme="majorHAnsi" w:cs="Times New Roman"/>
          <w:b/>
          <w:sz w:val="24"/>
          <w:szCs w:val="24"/>
        </w:rPr>
        <w:t xml:space="preserve"> children’s</w:t>
      </w:r>
      <w:r w:rsidRPr="0090165E">
        <w:rPr>
          <w:rFonts w:asciiTheme="majorHAnsi" w:hAnsiTheme="majorHAnsi" w:cs="Times New Roman"/>
          <w:b/>
          <w:sz w:val="24"/>
          <w:szCs w:val="24"/>
        </w:rPr>
        <w:t xml:space="preserve"> </w:t>
      </w:r>
      <w:r w:rsidR="008C704A" w:rsidRPr="0090165E">
        <w:rPr>
          <w:rFonts w:asciiTheme="majorHAnsi" w:hAnsiTheme="majorHAnsi" w:cs="Times New Roman"/>
          <w:b/>
          <w:sz w:val="24"/>
          <w:szCs w:val="24"/>
        </w:rPr>
        <w:t>linguistic knowledge predict prime surprisal but not the lexical boost.</w:t>
      </w:r>
    </w:p>
    <w:p w14:paraId="0C0FB6F0" w14:textId="77777777" w:rsidR="00F71E25" w:rsidRPr="0090165E" w:rsidRDefault="00F71E25" w:rsidP="002D6020">
      <w:pPr>
        <w:spacing w:after="0" w:line="480" w:lineRule="auto"/>
        <w:rPr>
          <w:rFonts w:asciiTheme="majorHAnsi" w:hAnsiTheme="majorHAnsi" w:cs="Times New Roman"/>
          <w:sz w:val="24"/>
          <w:szCs w:val="24"/>
        </w:rPr>
      </w:pPr>
    </w:p>
    <w:p w14:paraId="51E9CA3C" w14:textId="6C97654E" w:rsidR="00A728ED" w:rsidRPr="0090165E" w:rsidRDefault="00750AA4" w:rsidP="002D6020">
      <w:pPr>
        <w:spacing w:after="0" w:line="480" w:lineRule="auto"/>
        <w:rPr>
          <w:rFonts w:asciiTheme="majorHAnsi" w:hAnsiTheme="majorHAnsi" w:cs="Times New Roman"/>
          <w:sz w:val="24"/>
          <w:szCs w:val="24"/>
        </w:rPr>
      </w:pPr>
      <w:r w:rsidRPr="0090165E">
        <w:rPr>
          <w:rFonts w:asciiTheme="majorHAnsi" w:hAnsiTheme="majorHAnsi" w:cs="Times New Roman"/>
          <w:sz w:val="24"/>
          <w:szCs w:val="24"/>
        </w:rPr>
        <w:t xml:space="preserve">The acquisition of verb argument structure poses a potentially difficult problem to the child language learner, who must strike an intimate balance between drawing abstract generalisations and imposing lexical restrictions on verb-structure links. </w:t>
      </w:r>
      <w:r w:rsidR="00A92490" w:rsidRPr="0090165E">
        <w:rPr>
          <w:rFonts w:asciiTheme="majorHAnsi" w:hAnsiTheme="majorHAnsi" w:cs="Times New Roman"/>
          <w:sz w:val="24"/>
          <w:szCs w:val="24"/>
        </w:rPr>
        <w:t>Recent structural priming studies with developmental populations have been particularly revealing regarding potential mechanisms that support acquisition (Rowland, Chang, Ambridge, Pine, &amp; Lieven, 2012; Peter, Chang, Pi</w:t>
      </w:r>
      <w:r w:rsidR="00A62ABA" w:rsidRPr="0090165E">
        <w:rPr>
          <w:rFonts w:asciiTheme="majorHAnsi" w:hAnsiTheme="majorHAnsi" w:cs="Times New Roman"/>
          <w:sz w:val="24"/>
          <w:szCs w:val="24"/>
        </w:rPr>
        <w:t xml:space="preserve">ne, </w:t>
      </w:r>
      <w:proofErr w:type="spellStart"/>
      <w:r w:rsidR="00A62ABA" w:rsidRPr="0090165E">
        <w:rPr>
          <w:rFonts w:asciiTheme="majorHAnsi" w:hAnsiTheme="majorHAnsi" w:cs="Times New Roman"/>
          <w:sz w:val="24"/>
          <w:szCs w:val="24"/>
        </w:rPr>
        <w:t>Blything</w:t>
      </w:r>
      <w:proofErr w:type="spellEnd"/>
      <w:r w:rsidR="00A62ABA" w:rsidRPr="0090165E">
        <w:rPr>
          <w:rFonts w:asciiTheme="majorHAnsi" w:hAnsiTheme="majorHAnsi" w:cs="Times New Roman"/>
          <w:sz w:val="24"/>
          <w:szCs w:val="24"/>
        </w:rPr>
        <w:t xml:space="preserve">, &amp; Rowland, 2015). </w:t>
      </w:r>
      <w:r w:rsidR="00A728ED" w:rsidRPr="0090165E">
        <w:rPr>
          <w:rFonts w:asciiTheme="majorHAnsi" w:hAnsiTheme="majorHAnsi" w:cs="Times New Roman"/>
          <w:sz w:val="24"/>
          <w:szCs w:val="24"/>
        </w:rPr>
        <w:t>In particular, since children are still in the process of acquiring verb-structure links, d</w:t>
      </w:r>
      <w:r w:rsidR="00A62ABA" w:rsidRPr="0090165E">
        <w:rPr>
          <w:rFonts w:asciiTheme="majorHAnsi" w:hAnsiTheme="majorHAnsi" w:cs="Times New Roman"/>
          <w:sz w:val="24"/>
          <w:szCs w:val="24"/>
        </w:rPr>
        <w:t xml:space="preserve">evelopmental studies of structural priming </w:t>
      </w:r>
      <w:r w:rsidR="00C44C21" w:rsidRPr="0090165E">
        <w:rPr>
          <w:rFonts w:asciiTheme="majorHAnsi" w:hAnsiTheme="majorHAnsi" w:cs="Times New Roman"/>
          <w:sz w:val="24"/>
          <w:szCs w:val="24"/>
        </w:rPr>
        <w:t>are particularly revealing</w:t>
      </w:r>
      <w:r w:rsidR="00A728ED" w:rsidRPr="0090165E">
        <w:rPr>
          <w:rFonts w:asciiTheme="majorHAnsi" w:hAnsiTheme="majorHAnsi" w:cs="Times New Roman"/>
          <w:sz w:val="24"/>
          <w:szCs w:val="24"/>
        </w:rPr>
        <w:t xml:space="preserve"> regarding the degree to which structural priming reflects a form of (implicit) learning (Bock &amp; Griffin, 2000; Chang, Dell, &amp; Bock, 2006), and how such learning processes drive development to the adult state. </w:t>
      </w:r>
      <w:r w:rsidR="0089283B" w:rsidRPr="0090165E">
        <w:rPr>
          <w:rFonts w:asciiTheme="majorHAnsi" w:hAnsiTheme="majorHAnsi" w:cs="Times New Roman"/>
          <w:sz w:val="24"/>
          <w:szCs w:val="24"/>
        </w:rPr>
        <w:t xml:space="preserve"> </w:t>
      </w:r>
      <w:r w:rsidR="00C44C21" w:rsidRPr="0090165E">
        <w:rPr>
          <w:rFonts w:asciiTheme="majorHAnsi" w:hAnsiTheme="majorHAnsi" w:cs="Times New Roman"/>
          <w:sz w:val="24"/>
          <w:szCs w:val="24"/>
        </w:rPr>
        <w:t>The current study</w:t>
      </w:r>
      <w:r w:rsidR="00B30C78" w:rsidRPr="0090165E">
        <w:rPr>
          <w:rFonts w:asciiTheme="majorHAnsi" w:hAnsiTheme="majorHAnsi" w:cs="Times New Roman"/>
          <w:sz w:val="24"/>
          <w:szCs w:val="24"/>
        </w:rPr>
        <w:t xml:space="preserve"> add</w:t>
      </w:r>
      <w:r w:rsidR="00C44C21" w:rsidRPr="0090165E">
        <w:rPr>
          <w:rFonts w:asciiTheme="majorHAnsi" w:hAnsiTheme="majorHAnsi" w:cs="Times New Roman"/>
          <w:sz w:val="24"/>
          <w:szCs w:val="24"/>
        </w:rPr>
        <w:t>s</w:t>
      </w:r>
      <w:r w:rsidR="00B30C78" w:rsidRPr="0090165E">
        <w:rPr>
          <w:rFonts w:asciiTheme="majorHAnsi" w:hAnsiTheme="majorHAnsi" w:cs="Times New Roman"/>
          <w:sz w:val="24"/>
          <w:szCs w:val="24"/>
        </w:rPr>
        <w:t xml:space="preserve"> to this literature. We report, for the first time, the presence of a lexical boost effect in a</w:t>
      </w:r>
      <w:r w:rsidR="00714976" w:rsidRPr="0090165E">
        <w:rPr>
          <w:rFonts w:asciiTheme="majorHAnsi" w:hAnsiTheme="majorHAnsi" w:cs="Times New Roman"/>
          <w:sz w:val="24"/>
          <w:szCs w:val="24"/>
        </w:rPr>
        <w:t xml:space="preserve"> </w:t>
      </w:r>
      <w:r w:rsidR="00AC5386">
        <w:rPr>
          <w:rFonts w:asciiTheme="majorHAnsi" w:hAnsiTheme="majorHAnsi" w:cs="Times New Roman"/>
          <w:sz w:val="24"/>
          <w:szCs w:val="24"/>
        </w:rPr>
        <w:t>developmental population (aged 3</w:t>
      </w:r>
      <w:r w:rsidR="00714976" w:rsidRPr="0090165E">
        <w:rPr>
          <w:rFonts w:asciiTheme="majorHAnsi" w:hAnsiTheme="majorHAnsi" w:cs="Times New Roman"/>
          <w:sz w:val="24"/>
          <w:szCs w:val="24"/>
        </w:rPr>
        <w:t xml:space="preserve"> – 8 years)</w:t>
      </w:r>
      <w:r w:rsidR="00C44C21" w:rsidRPr="0090165E">
        <w:rPr>
          <w:rFonts w:asciiTheme="majorHAnsi" w:hAnsiTheme="majorHAnsi" w:cs="Times New Roman"/>
          <w:sz w:val="24"/>
          <w:szCs w:val="24"/>
        </w:rPr>
        <w:t>, and report developmental differences in the degree to which distributional properties of verbs and the structures they inhabit drive priming via ‘surprisal’</w:t>
      </w:r>
      <w:r w:rsidR="00445336" w:rsidRPr="0090165E">
        <w:rPr>
          <w:rFonts w:asciiTheme="majorHAnsi" w:hAnsiTheme="majorHAnsi" w:cs="Times New Roman"/>
          <w:sz w:val="24"/>
          <w:szCs w:val="24"/>
        </w:rPr>
        <w:t xml:space="preserve">, </w:t>
      </w:r>
      <w:r w:rsidR="00441677" w:rsidRPr="0090165E">
        <w:rPr>
          <w:rFonts w:asciiTheme="majorHAnsi" w:hAnsiTheme="majorHAnsi" w:cs="Times New Roman"/>
          <w:sz w:val="24"/>
          <w:szCs w:val="24"/>
        </w:rPr>
        <w:t xml:space="preserve">differences </w:t>
      </w:r>
      <w:r w:rsidR="00445336" w:rsidRPr="0090165E">
        <w:rPr>
          <w:rFonts w:asciiTheme="majorHAnsi" w:hAnsiTheme="majorHAnsi" w:cs="Times New Roman"/>
          <w:sz w:val="24"/>
          <w:szCs w:val="24"/>
        </w:rPr>
        <w:t xml:space="preserve">which are linked to children current level of linguistic knowledge. </w:t>
      </w:r>
    </w:p>
    <w:p w14:paraId="110050B8" w14:textId="77777777" w:rsidR="006C004F" w:rsidRPr="0090165E" w:rsidRDefault="00445336" w:rsidP="002D6020">
      <w:pPr>
        <w:spacing w:after="0" w:line="480" w:lineRule="auto"/>
        <w:rPr>
          <w:rFonts w:asciiTheme="majorHAnsi" w:hAnsiTheme="majorHAnsi" w:cs="Times New Roman"/>
          <w:b/>
          <w:sz w:val="24"/>
          <w:szCs w:val="24"/>
        </w:rPr>
      </w:pPr>
      <w:r w:rsidRPr="0090165E">
        <w:rPr>
          <w:rFonts w:asciiTheme="majorHAnsi" w:hAnsiTheme="majorHAnsi" w:cs="Times New Roman"/>
          <w:b/>
          <w:sz w:val="24"/>
          <w:szCs w:val="24"/>
        </w:rPr>
        <w:tab/>
      </w:r>
      <w:r w:rsidR="00441677" w:rsidRPr="0090165E">
        <w:rPr>
          <w:rFonts w:asciiTheme="majorHAnsi" w:hAnsiTheme="majorHAnsi" w:cs="Times New Roman"/>
          <w:b/>
          <w:sz w:val="24"/>
          <w:szCs w:val="24"/>
        </w:rPr>
        <w:t>V</w:t>
      </w:r>
      <w:r w:rsidR="00714976" w:rsidRPr="0090165E">
        <w:rPr>
          <w:rFonts w:asciiTheme="majorHAnsi" w:hAnsiTheme="majorHAnsi" w:cs="Times New Roman"/>
          <w:b/>
          <w:sz w:val="24"/>
          <w:szCs w:val="24"/>
        </w:rPr>
        <w:t>erb argument structure</w:t>
      </w:r>
    </w:p>
    <w:p w14:paraId="54254C0E" w14:textId="77777777" w:rsidR="0072032B" w:rsidRPr="0090165E" w:rsidRDefault="00714976" w:rsidP="006C004F">
      <w:pPr>
        <w:spacing w:after="0" w:line="480" w:lineRule="auto"/>
        <w:rPr>
          <w:rFonts w:asciiTheme="majorHAnsi" w:hAnsiTheme="majorHAnsi" w:cs="Times New Roman"/>
          <w:sz w:val="24"/>
          <w:szCs w:val="24"/>
        </w:rPr>
      </w:pPr>
      <w:r w:rsidRPr="0090165E">
        <w:rPr>
          <w:rFonts w:asciiTheme="majorHAnsi" w:hAnsiTheme="majorHAnsi" w:cs="Times New Roman"/>
          <w:sz w:val="24"/>
          <w:szCs w:val="24"/>
        </w:rPr>
        <w:tab/>
        <w:t xml:space="preserve">Verbs preferentially select for </w:t>
      </w:r>
      <w:r w:rsidR="003866AC" w:rsidRPr="0090165E">
        <w:rPr>
          <w:rFonts w:asciiTheme="majorHAnsi" w:hAnsiTheme="majorHAnsi" w:cs="Times New Roman"/>
          <w:sz w:val="24"/>
          <w:szCs w:val="24"/>
        </w:rPr>
        <w:t>the syntactic environments in which they occur, and both children and adults use this information</w:t>
      </w:r>
      <w:r w:rsidR="009321BB" w:rsidRPr="0090165E">
        <w:rPr>
          <w:rFonts w:asciiTheme="majorHAnsi" w:hAnsiTheme="majorHAnsi" w:cs="Times New Roman"/>
          <w:sz w:val="24"/>
          <w:szCs w:val="24"/>
        </w:rPr>
        <w:t xml:space="preserve"> to make rapid syntactic choices</w:t>
      </w:r>
      <w:r w:rsidR="003866AC" w:rsidRPr="0090165E">
        <w:rPr>
          <w:rFonts w:asciiTheme="majorHAnsi" w:hAnsiTheme="majorHAnsi" w:cs="Times New Roman"/>
          <w:sz w:val="24"/>
          <w:szCs w:val="24"/>
        </w:rPr>
        <w:t xml:space="preserve"> during language processing (e.g., Kidd, Lieven, &amp; </w:t>
      </w:r>
      <w:proofErr w:type="spellStart"/>
      <w:r w:rsidR="003866AC" w:rsidRPr="0090165E">
        <w:rPr>
          <w:rFonts w:asciiTheme="majorHAnsi" w:hAnsiTheme="majorHAnsi" w:cs="Times New Roman"/>
          <w:sz w:val="24"/>
          <w:szCs w:val="24"/>
        </w:rPr>
        <w:t>Tomasello</w:t>
      </w:r>
      <w:proofErr w:type="spellEnd"/>
      <w:r w:rsidR="003866AC" w:rsidRPr="0090165E">
        <w:rPr>
          <w:rFonts w:asciiTheme="majorHAnsi" w:hAnsiTheme="majorHAnsi" w:cs="Times New Roman"/>
          <w:sz w:val="24"/>
          <w:szCs w:val="24"/>
        </w:rPr>
        <w:t xml:space="preserve">, 2006; </w:t>
      </w:r>
      <w:proofErr w:type="spellStart"/>
      <w:r w:rsidR="003866AC" w:rsidRPr="0090165E">
        <w:rPr>
          <w:rFonts w:asciiTheme="majorHAnsi" w:hAnsiTheme="majorHAnsi" w:cs="Times New Roman"/>
          <w:sz w:val="24"/>
          <w:szCs w:val="24"/>
        </w:rPr>
        <w:t>Trueswell</w:t>
      </w:r>
      <w:proofErr w:type="spellEnd"/>
      <w:r w:rsidR="003866AC" w:rsidRPr="0090165E">
        <w:rPr>
          <w:rFonts w:asciiTheme="majorHAnsi" w:hAnsiTheme="majorHAnsi" w:cs="Times New Roman"/>
          <w:sz w:val="24"/>
          <w:szCs w:val="24"/>
        </w:rPr>
        <w:t xml:space="preserve">, </w:t>
      </w:r>
      <w:proofErr w:type="spellStart"/>
      <w:r w:rsidR="003866AC" w:rsidRPr="0090165E">
        <w:rPr>
          <w:rFonts w:asciiTheme="majorHAnsi" w:hAnsiTheme="majorHAnsi" w:cs="Times New Roman"/>
          <w:sz w:val="24"/>
          <w:szCs w:val="24"/>
        </w:rPr>
        <w:t>Tanenhaus</w:t>
      </w:r>
      <w:proofErr w:type="spellEnd"/>
      <w:r w:rsidR="003866AC" w:rsidRPr="0090165E">
        <w:rPr>
          <w:rFonts w:asciiTheme="majorHAnsi" w:hAnsiTheme="majorHAnsi" w:cs="Times New Roman"/>
          <w:sz w:val="24"/>
          <w:szCs w:val="24"/>
        </w:rPr>
        <w:t xml:space="preserve">, &amp; </w:t>
      </w:r>
      <w:proofErr w:type="spellStart"/>
      <w:r w:rsidR="003866AC" w:rsidRPr="0090165E">
        <w:rPr>
          <w:rFonts w:asciiTheme="majorHAnsi" w:hAnsiTheme="majorHAnsi" w:cs="Times New Roman"/>
          <w:sz w:val="24"/>
          <w:szCs w:val="24"/>
        </w:rPr>
        <w:t>Kello</w:t>
      </w:r>
      <w:proofErr w:type="spellEnd"/>
      <w:r w:rsidR="003866AC" w:rsidRPr="0090165E">
        <w:rPr>
          <w:rFonts w:asciiTheme="majorHAnsi" w:hAnsiTheme="majorHAnsi" w:cs="Times New Roman"/>
          <w:sz w:val="24"/>
          <w:szCs w:val="24"/>
        </w:rPr>
        <w:t xml:space="preserve">, 1993). </w:t>
      </w:r>
      <w:r w:rsidR="009321BB" w:rsidRPr="0090165E">
        <w:rPr>
          <w:rFonts w:asciiTheme="majorHAnsi" w:hAnsiTheme="majorHAnsi" w:cs="Times New Roman"/>
          <w:sz w:val="24"/>
          <w:szCs w:val="24"/>
        </w:rPr>
        <w:t>In structural priming studies these verb-st</w:t>
      </w:r>
      <w:r w:rsidR="00F4752D" w:rsidRPr="0090165E">
        <w:rPr>
          <w:rFonts w:asciiTheme="majorHAnsi" w:hAnsiTheme="majorHAnsi" w:cs="Times New Roman"/>
          <w:sz w:val="24"/>
          <w:szCs w:val="24"/>
        </w:rPr>
        <w:t>ructure links have been revealing</w:t>
      </w:r>
      <w:r w:rsidR="009321BB" w:rsidRPr="0090165E">
        <w:rPr>
          <w:rFonts w:asciiTheme="majorHAnsi" w:hAnsiTheme="majorHAnsi" w:cs="Times New Roman"/>
          <w:sz w:val="24"/>
          <w:szCs w:val="24"/>
        </w:rPr>
        <w:t xml:space="preserve"> in three significant ways. Firstly, </w:t>
      </w:r>
      <w:r w:rsidR="00A56623" w:rsidRPr="0090165E">
        <w:rPr>
          <w:rFonts w:asciiTheme="majorHAnsi" w:hAnsiTheme="majorHAnsi" w:cs="Times New Roman"/>
          <w:sz w:val="24"/>
          <w:szCs w:val="24"/>
        </w:rPr>
        <w:t xml:space="preserve">priming effects are often larger when prime and target share the same verb, a phenomenon known as the </w:t>
      </w:r>
      <w:r w:rsidR="00A56623" w:rsidRPr="0090165E">
        <w:rPr>
          <w:rFonts w:asciiTheme="majorHAnsi" w:hAnsiTheme="majorHAnsi" w:cs="Times New Roman"/>
          <w:i/>
          <w:sz w:val="24"/>
          <w:szCs w:val="24"/>
        </w:rPr>
        <w:t>lexical boost</w:t>
      </w:r>
      <w:r w:rsidR="00A56623" w:rsidRPr="0090165E">
        <w:rPr>
          <w:rFonts w:asciiTheme="majorHAnsi" w:hAnsiTheme="majorHAnsi" w:cs="Times New Roman"/>
          <w:sz w:val="24"/>
          <w:szCs w:val="24"/>
        </w:rPr>
        <w:t xml:space="preserve"> </w:t>
      </w:r>
      <w:r w:rsidR="00A56623" w:rsidRPr="0090165E">
        <w:rPr>
          <w:rFonts w:asciiTheme="majorHAnsi" w:hAnsiTheme="majorHAnsi" w:cs="Times New Roman"/>
          <w:sz w:val="24"/>
          <w:szCs w:val="24"/>
        </w:rPr>
        <w:lastRenderedPageBreak/>
        <w:t>(Pickering &amp; Branigan, 1998).</w:t>
      </w:r>
      <w:r w:rsidR="00F4752D" w:rsidRPr="0090165E">
        <w:rPr>
          <w:rFonts w:asciiTheme="majorHAnsi" w:hAnsiTheme="majorHAnsi" w:cs="Times New Roman"/>
          <w:sz w:val="24"/>
          <w:szCs w:val="24"/>
        </w:rPr>
        <w:t xml:space="preserve"> </w:t>
      </w:r>
      <w:r w:rsidR="00126BE0" w:rsidRPr="0090165E">
        <w:rPr>
          <w:rFonts w:asciiTheme="majorHAnsi" w:hAnsiTheme="majorHAnsi" w:cs="Times New Roman"/>
          <w:sz w:val="24"/>
          <w:szCs w:val="24"/>
        </w:rPr>
        <w:t xml:space="preserve">Secondly, the argument structure preference of target verbs modulates priming, such that verbs </w:t>
      </w:r>
      <w:r w:rsidR="00F4752D" w:rsidRPr="0090165E">
        <w:rPr>
          <w:rFonts w:asciiTheme="majorHAnsi" w:hAnsiTheme="majorHAnsi" w:cs="Times New Roman"/>
          <w:sz w:val="24"/>
          <w:szCs w:val="24"/>
        </w:rPr>
        <w:t>which</w:t>
      </w:r>
      <w:r w:rsidR="00126BE0" w:rsidRPr="0090165E">
        <w:rPr>
          <w:rFonts w:asciiTheme="majorHAnsi" w:hAnsiTheme="majorHAnsi" w:cs="Times New Roman"/>
          <w:sz w:val="24"/>
          <w:szCs w:val="24"/>
        </w:rPr>
        <w:t xml:space="preserve"> are strongly associated with one structure over another </w:t>
      </w:r>
      <w:r w:rsidR="00F4752D" w:rsidRPr="0090165E">
        <w:rPr>
          <w:rFonts w:asciiTheme="majorHAnsi" w:hAnsiTheme="majorHAnsi" w:cs="Times New Roman"/>
          <w:sz w:val="24"/>
          <w:szCs w:val="24"/>
        </w:rPr>
        <w:t xml:space="preserve">resist priming in the dis-preferred structure, but verbs that have no clear bias prime more freely in multiple structures (Coyle &amp; </w:t>
      </w:r>
      <w:proofErr w:type="spellStart"/>
      <w:r w:rsidR="00F4752D" w:rsidRPr="0090165E">
        <w:rPr>
          <w:rFonts w:asciiTheme="majorHAnsi" w:hAnsiTheme="majorHAnsi" w:cs="Times New Roman"/>
          <w:sz w:val="24"/>
          <w:szCs w:val="24"/>
        </w:rPr>
        <w:t>Kaschak</w:t>
      </w:r>
      <w:proofErr w:type="spellEnd"/>
      <w:r w:rsidR="00F4752D" w:rsidRPr="0090165E">
        <w:rPr>
          <w:rFonts w:asciiTheme="majorHAnsi" w:hAnsiTheme="majorHAnsi" w:cs="Times New Roman"/>
          <w:sz w:val="24"/>
          <w:szCs w:val="24"/>
        </w:rPr>
        <w:t xml:space="preserve">, 2008; </w:t>
      </w:r>
      <w:proofErr w:type="spellStart"/>
      <w:r w:rsidR="00F4752D" w:rsidRPr="0090165E">
        <w:rPr>
          <w:rFonts w:asciiTheme="majorHAnsi" w:hAnsiTheme="majorHAnsi" w:cs="Times New Roman"/>
          <w:sz w:val="24"/>
          <w:szCs w:val="24"/>
        </w:rPr>
        <w:t>Gries</w:t>
      </w:r>
      <w:proofErr w:type="spellEnd"/>
      <w:r w:rsidR="00F4752D" w:rsidRPr="0090165E">
        <w:rPr>
          <w:rFonts w:asciiTheme="majorHAnsi" w:hAnsiTheme="majorHAnsi" w:cs="Times New Roman"/>
          <w:sz w:val="24"/>
          <w:szCs w:val="24"/>
        </w:rPr>
        <w:t xml:space="preserve">, 2005). For instance, </w:t>
      </w:r>
      <w:r w:rsidR="00F4752D" w:rsidRPr="0090165E">
        <w:rPr>
          <w:rFonts w:asciiTheme="majorHAnsi" w:hAnsiTheme="majorHAnsi" w:cs="Times New Roman"/>
          <w:i/>
          <w:sz w:val="24"/>
          <w:szCs w:val="24"/>
        </w:rPr>
        <w:t xml:space="preserve">give, </w:t>
      </w:r>
      <w:r w:rsidR="00F4752D" w:rsidRPr="0090165E">
        <w:rPr>
          <w:rFonts w:asciiTheme="majorHAnsi" w:hAnsiTheme="majorHAnsi" w:cs="Times New Roman"/>
          <w:sz w:val="24"/>
          <w:szCs w:val="24"/>
        </w:rPr>
        <w:t xml:space="preserve">which tends to occur most frequently in the double object (DO) construction (e.g., </w:t>
      </w:r>
      <w:r w:rsidR="00F4752D" w:rsidRPr="0090165E">
        <w:rPr>
          <w:rFonts w:asciiTheme="majorHAnsi" w:hAnsiTheme="majorHAnsi" w:cs="Times New Roman"/>
          <w:i/>
          <w:sz w:val="24"/>
          <w:szCs w:val="24"/>
        </w:rPr>
        <w:t>The man gave the boy a book</w:t>
      </w:r>
      <w:r w:rsidR="00F4752D" w:rsidRPr="0090165E">
        <w:rPr>
          <w:rFonts w:asciiTheme="majorHAnsi" w:hAnsiTheme="majorHAnsi" w:cs="Times New Roman"/>
          <w:sz w:val="24"/>
          <w:szCs w:val="24"/>
        </w:rPr>
        <w:t>)</w:t>
      </w:r>
      <w:r w:rsidR="009B078C" w:rsidRPr="0090165E">
        <w:rPr>
          <w:rFonts w:asciiTheme="majorHAnsi" w:hAnsiTheme="majorHAnsi" w:cs="Times New Roman"/>
          <w:sz w:val="24"/>
          <w:szCs w:val="24"/>
        </w:rPr>
        <w:t xml:space="preserve">, is less likely to be primed by a prepositional object dative (e.g., </w:t>
      </w:r>
      <w:r w:rsidR="009B078C" w:rsidRPr="0090165E">
        <w:rPr>
          <w:rFonts w:asciiTheme="majorHAnsi" w:hAnsiTheme="majorHAnsi" w:cs="Times New Roman"/>
          <w:i/>
          <w:sz w:val="24"/>
          <w:szCs w:val="24"/>
        </w:rPr>
        <w:t>The queen sent a letter to Grandma</w:t>
      </w:r>
      <w:r w:rsidR="009D5A84" w:rsidRPr="0090165E">
        <w:rPr>
          <w:rFonts w:asciiTheme="majorHAnsi" w:hAnsiTheme="majorHAnsi" w:cs="Times New Roman"/>
          <w:sz w:val="24"/>
          <w:szCs w:val="24"/>
        </w:rPr>
        <w:t xml:space="preserve">), whereas a less biased verb like </w:t>
      </w:r>
      <w:commentRangeStart w:id="0"/>
      <w:r w:rsidR="009D5A84" w:rsidRPr="0090165E">
        <w:rPr>
          <w:rFonts w:asciiTheme="majorHAnsi" w:hAnsiTheme="majorHAnsi" w:cs="Times New Roman"/>
          <w:i/>
          <w:sz w:val="24"/>
          <w:szCs w:val="24"/>
        </w:rPr>
        <w:t>pass</w:t>
      </w:r>
      <w:r w:rsidR="009D5A84" w:rsidRPr="0090165E">
        <w:rPr>
          <w:rFonts w:asciiTheme="majorHAnsi" w:hAnsiTheme="majorHAnsi" w:cs="Times New Roman"/>
          <w:sz w:val="24"/>
          <w:szCs w:val="24"/>
        </w:rPr>
        <w:t xml:space="preserve"> </w:t>
      </w:r>
      <w:commentRangeEnd w:id="0"/>
      <w:r w:rsidR="002F0F2A" w:rsidRPr="0090165E">
        <w:rPr>
          <w:rStyle w:val="CommentReference"/>
          <w:rFonts w:asciiTheme="majorHAnsi" w:hAnsiTheme="majorHAnsi"/>
        </w:rPr>
        <w:commentReference w:id="0"/>
      </w:r>
      <w:r w:rsidR="009D5A84" w:rsidRPr="0090165E">
        <w:rPr>
          <w:rFonts w:asciiTheme="majorHAnsi" w:hAnsiTheme="majorHAnsi" w:cs="Times New Roman"/>
          <w:sz w:val="24"/>
          <w:szCs w:val="24"/>
        </w:rPr>
        <w:t xml:space="preserve">primes more freely in both structures. Thirdly, </w:t>
      </w:r>
      <w:r w:rsidR="00A522A5" w:rsidRPr="0090165E">
        <w:rPr>
          <w:rFonts w:asciiTheme="majorHAnsi" w:hAnsiTheme="majorHAnsi" w:cs="Times New Roman"/>
          <w:sz w:val="24"/>
          <w:szCs w:val="24"/>
        </w:rPr>
        <w:t>priming tends to be stronger when a prime verb is presented in its dis-preferred structure</w:t>
      </w:r>
      <w:r w:rsidR="005513A0" w:rsidRPr="0090165E">
        <w:rPr>
          <w:rFonts w:asciiTheme="majorHAnsi" w:hAnsiTheme="majorHAnsi" w:cs="Times New Roman"/>
          <w:sz w:val="24"/>
          <w:szCs w:val="24"/>
        </w:rPr>
        <w:t xml:space="preserve"> (e.g., when </w:t>
      </w:r>
      <w:r w:rsidR="005513A0" w:rsidRPr="0090165E">
        <w:rPr>
          <w:rFonts w:asciiTheme="majorHAnsi" w:hAnsiTheme="majorHAnsi" w:cs="Times New Roman"/>
          <w:i/>
          <w:sz w:val="24"/>
          <w:szCs w:val="24"/>
        </w:rPr>
        <w:t>give</w:t>
      </w:r>
      <w:r w:rsidR="005513A0" w:rsidRPr="0090165E">
        <w:rPr>
          <w:rFonts w:asciiTheme="majorHAnsi" w:hAnsiTheme="majorHAnsi" w:cs="Times New Roman"/>
          <w:sz w:val="24"/>
          <w:szCs w:val="24"/>
        </w:rPr>
        <w:t xml:space="preserve"> is presented in a PO prime), a phenomenon known as </w:t>
      </w:r>
      <w:r w:rsidR="005513A0" w:rsidRPr="0090165E">
        <w:rPr>
          <w:rFonts w:asciiTheme="majorHAnsi" w:hAnsiTheme="majorHAnsi" w:cs="Times New Roman"/>
          <w:i/>
          <w:sz w:val="24"/>
          <w:szCs w:val="24"/>
        </w:rPr>
        <w:t>prime surprisal</w:t>
      </w:r>
      <w:r w:rsidR="005513A0" w:rsidRPr="0090165E">
        <w:rPr>
          <w:rFonts w:asciiTheme="majorHAnsi" w:hAnsiTheme="majorHAnsi" w:cs="Times New Roman"/>
          <w:sz w:val="24"/>
          <w:szCs w:val="24"/>
        </w:rPr>
        <w:t xml:space="preserve"> (</w:t>
      </w:r>
      <w:proofErr w:type="spellStart"/>
      <w:r w:rsidR="005513A0" w:rsidRPr="0090165E">
        <w:rPr>
          <w:rFonts w:asciiTheme="majorHAnsi" w:hAnsiTheme="majorHAnsi" w:cs="Times New Roman"/>
          <w:sz w:val="24"/>
          <w:szCs w:val="24"/>
        </w:rPr>
        <w:t>Bernolet</w:t>
      </w:r>
      <w:proofErr w:type="spellEnd"/>
      <w:r w:rsidR="005513A0" w:rsidRPr="0090165E">
        <w:rPr>
          <w:rFonts w:asciiTheme="majorHAnsi" w:hAnsiTheme="majorHAnsi" w:cs="Times New Roman"/>
          <w:sz w:val="24"/>
          <w:szCs w:val="24"/>
        </w:rPr>
        <w:t xml:space="preserve"> &amp; </w:t>
      </w:r>
      <w:proofErr w:type="spellStart"/>
      <w:r w:rsidR="005513A0" w:rsidRPr="0090165E">
        <w:rPr>
          <w:rFonts w:asciiTheme="majorHAnsi" w:hAnsiTheme="majorHAnsi" w:cs="Times New Roman"/>
          <w:sz w:val="24"/>
          <w:szCs w:val="24"/>
        </w:rPr>
        <w:t>Hartsuiker</w:t>
      </w:r>
      <w:proofErr w:type="spellEnd"/>
      <w:r w:rsidR="005513A0" w:rsidRPr="0090165E">
        <w:rPr>
          <w:rFonts w:asciiTheme="majorHAnsi" w:hAnsiTheme="majorHAnsi" w:cs="Times New Roman"/>
          <w:sz w:val="24"/>
          <w:szCs w:val="24"/>
        </w:rPr>
        <w:t xml:space="preserve">, 2010; Jaeger &amp; Snider, 2013). </w:t>
      </w:r>
    </w:p>
    <w:p w14:paraId="35E38B2E" w14:textId="77777777" w:rsidR="005513A0" w:rsidRPr="0090165E" w:rsidRDefault="00050CFB" w:rsidP="0072032B">
      <w:pPr>
        <w:spacing w:after="0" w:line="480" w:lineRule="auto"/>
        <w:ind w:firstLine="720"/>
        <w:rPr>
          <w:rFonts w:asciiTheme="majorHAnsi" w:hAnsiTheme="majorHAnsi" w:cs="Times New Roman"/>
          <w:sz w:val="24"/>
          <w:szCs w:val="24"/>
        </w:rPr>
      </w:pPr>
      <w:r w:rsidRPr="0090165E">
        <w:rPr>
          <w:rFonts w:asciiTheme="majorHAnsi" w:hAnsiTheme="majorHAnsi" w:cs="Times New Roman"/>
          <w:sz w:val="24"/>
          <w:szCs w:val="24"/>
        </w:rPr>
        <w:t xml:space="preserve">Considerable debate surrounds the extent to whether these three lexical effects on structural priming </w:t>
      </w:r>
      <w:r w:rsidR="000942E8" w:rsidRPr="0090165E">
        <w:rPr>
          <w:rFonts w:asciiTheme="majorHAnsi" w:hAnsiTheme="majorHAnsi" w:cs="Times New Roman"/>
          <w:sz w:val="24"/>
          <w:szCs w:val="24"/>
        </w:rPr>
        <w:t>can be explained by a single mechanism, or whether multiple mechanisms must be</w:t>
      </w:r>
      <w:r w:rsidR="0072032B" w:rsidRPr="0090165E">
        <w:rPr>
          <w:rFonts w:asciiTheme="majorHAnsi" w:hAnsiTheme="majorHAnsi" w:cs="Times New Roman"/>
          <w:sz w:val="24"/>
          <w:szCs w:val="24"/>
        </w:rPr>
        <w:t xml:space="preserve"> invoked</w:t>
      </w:r>
      <w:r w:rsidR="004B7F6B" w:rsidRPr="0090165E">
        <w:rPr>
          <w:rFonts w:asciiTheme="majorHAnsi" w:hAnsiTheme="majorHAnsi" w:cs="Times New Roman"/>
          <w:sz w:val="24"/>
          <w:szCs w:val="24"/>
        </w:rPr>
        <w:t xml:space="preserve"> (Chang et al., 2006; Pickering &amp; Branigan, 1998)</w:t>
      </w:r>
      <w:r w:rsidR="0072032B" w:rsidRPr="0090165E">
        <w:rPr>
          <w:rFonts w:asciiTheme="majorHAnsi" w:hAnsiTheme="majorHAnsi" w:cs="Times New Roman"/>
          <w:sz w:val="24"/>
          <w:szCs w:val="24"/>
        </w:rPr>
        <w:t>.</w:t>
      </w:r>
      <w:r w:rsidR="00396350" w:rsidRPr="0090165E">
        <w:rPr>
          <w:rFonts w:asciiTheme="majorHAnsi" w:hAnsiTheme="majorHAnsi" w:cs="Times New Roman"/>
          <w:sz w:val="24"/>
          <w:szCs w:val="24"/>
        </w:rPr>
        <w:t xml:space="preserve"> Probabilistic verb-structure links </w:t>
      </w:r>
      <w:r w:rsidR="00592CEC" w:rsidRPr="0090165E">
        <w:rPr>
          <w:rFonts w:asciiTheme="majorHAnsi" w:hAnsiTheme="majorHAnsi" w:cs="Times New Roman"/>
          <w:sz w:val="24"/>
          <w:szCs w:val="24"/>
        </w:rPr>
        <w:t>are</w:t>
      </w:r>
      <w:r w:rsidR="00396350" w:rsidRPr="0090165E">
        <w:rPr>
          <w:rFonts w:asciiTheme="majorHAnsi" w:hAnsiTheme="majorHAnsi" w:cs="Times New Roman"/>
          <w:sz w:val="24"/>
          <w:szCs w:val="24"/>
        </w:rPr>
        <w:t xml:space="preserve"> acquired over the course of development;</w:t>
      </w:r>
      <w:r w:rsidR="0072032B" w:rsidRPr="0090165E">
        <w:rPr>
          <w:rFonts w:asciiTheme="majorHAnsi" w:hAnsiTheme="majorHAnsi" w:cs="Times New Roman"/>
          <w:sz w:val="24"/>
          <w:szCs w:val="24"/>
        </w:rPr>
        <w:t xml:space="preserve"> </w:t>
      </w:r>
      <w:r w:rsidR="00396350" w:rsidRPr="0090165E">
        <w:rPr>
          <w:rFonts w:asciiTheme="majorHAnsi" w:hAnsiTheme="majorHAnsi" w:cs="Times New Roman"/>
          <w:sz w:val="24"/>
          <w:szCs w:val="24"/>
        </w:rPr>
        <w:t>t</w:t>
      </w:r>
      <w:r w:rsidR="00491080" w:rsidRPr="0090165E">
        <w:rPr>
          <w:rFonts w:asciiTheme="majorHAnsi" w:hAnsiTheme="majorHAnsi" w:cs="Times New Roman"/>
          <w:sz w:val="24"/>
          <w:szCs w:val="24"/>
        </w:rPr>
        <w:t>arget verb bias and prime surprisal effects are</w:t>
      </w:r>
      <w:r w:rsidR="00396350" w:rsidRPr="0090165E">
        <w:rPr>
          <w:rFonts w:asciiTheme="majorHAnsi" w:hAnsiTheme="majorHAnsi" w:cs="Times New Roman"/>
          <w:sz w:val="24"/>
          <w:szCs w:val="24"/>
        </w:rPr>
        <w:t xml:space="preserve"> therefore</w:t>
      </w:r>
      <w:r w:rsidR="00491080" w:rsidRPr="0090165E">
        <w:rPr>
          <w:rFonts w:asciiTheme="majorHAnsi" w:hAnsiTheme="majorHAnsi" w:cs="Times New Roman"/>
          <w:sz w:val="24"/>
          <w:szCs w:val="24"/>
        </w:rPr>
        <w:t xml:space="preserve"> suggestiv</w:t>
      </w:r>
      <w:r w:rsidR="00396350" w:rsidRPr="0090165E">
        <w:rPr>
          <w:rFonts w:asciiTheme="majorHAnsi" w:hAnsiTheme="majorHAnsi" w:cs="Times New Roman"/>
          <w:sz w:val="24"/>
          <w:szCs w:val="24"/>
        </w:rPr>
        <w:t>e of learning. Peter et al. (2015) showed that target</w:t>
      </w:r>
      <w:r w:rsidR="005D0079" w:rsidRPr="0090165E">
        <w:rPr>
          <w:rFonts w:asciiTheme="majorHAnsi" w:hAnsiTheme="majorHAnsi" w:cs="Times New Roman"/>
          <w:sz w:val="24"/>
          <w:szCs w:val="24"/>
        </w:rPr>
        <w:t xml:space="preserve"> verb</w:t>
      </w:r>
      <w:r w:rsidR="00396350" w:rsidRPr="0090165E">
        <w:rPr>
          <w:rFonts w:asciiTheme="majorHAnsi" w:hAnsiTheme="majorHAnsi" w:cs="Times New Roman"/>
          <w:sz w:val="24"/>
          <w:szCs w:val="24"/>
        </w:rPr>
        <w:t xml:space="preserve"> bias effects increase</w:t>
      </w:r>
      <w:r w:rsidR="005D0079" w:rsidRPr="0090165E">
        <w:rPr>
          <w:rFonts w:asciiTheme="majorHAnsi" w:hAnsiTheme="majorHAnsi" w:cs="Times New Roman"/>
          <w:sz w:val="24"/>
          <w:szCs w:val="24"/>
        </w:rPr>
        <w:t>s</w:t>
      </w:r>
      <w:r w:rsidR="00396350" w:rsidRPr="0090165E">
        <w:rPr>
          <w:rFonts w:asciiTheme="majorHAnsi" w:hAnsiTheme="majorHAnsi" w:cs="Times New Roman"/>
          <w:sz w:val="24"/>
          <w:szCs w:val="24"/>
        </w:rPr>
        <w:t xml:space="preserve"> across development</w:t>
      </w:r>
      <w:r w:rsidR="005D0079" w:rsidRPr="0090165E">
        <w:rPr>
          <w:rFonts w:asciiTheme="majorHAnsi" w:hAnsiTheme="majorHAnsi" w:cs="Times New Roman"/>
          <w:sz w:val="24"/>
          <w:szCs w:val="24"/>
        </w:rPr>
        <w:t xml:space="preserve">, being a small effect in children aged 3 – 6-years, but </w:t>
      </w:r>
      <w:r w:rsidR="00CA0295" w:rsidRPr="0090165E">
        <w:rPr>
          <w:rFonts w:asciiTheme="majorHAnsi" w:hAnsiTheme="majorHAnsi" w:cs="Times New Roman"/>
          <w:sz w:val="24"/>
          <w:szCs w:val="24"/>
        </w:rPr>
        <w:t xml:space="preserve">considerably larger for adults, suggesting that even by age 6 children may not have fully converged on adult-like verb-structure distributions. </w:t>
      </w:r>
      <w:r w:rsidR="00F24D21" w:rsidRPr="0090165E">
        <w:rPr>
          <w:rFonts w:asciiTheme="majorHAnsi" w:hAnsiTheme="majorHAnsi" w:cs="Times New Roman"/>
          <w:sz w:val="24"/>
          <w:szCs w:val="24"/>
        </w:rPr>
        <w:t xml:space="preserve">Furthermore, they reported that prime surprisal effects are larger in children than in adults. </w:t>
      </w:r>
      <w:r w:rsidR="00592CEC" w:rsidRPr="0090165E">
        <w:rPr>
          <w:rFonts w:asciiTheme="majorHAnsi" w:hAnsiTheme="majorHAnsi" w:cs="Times New Roman"/>
          <w:sz w:val="24"/>
          <w:szCs w:val="24"/>
        </w:rPr>
        <w:t>This developmental difference may index implicit learning of structure. Chang et al.’s (2006) connectionist model of sentence production</w:t>
      </w:r>
      <w:r w:rsidR="000E5677" w:rsidRPr="0090165E">
        <w:rPr>
          <w:rFonts w:asciiTheme="majorHAnsi" w:hAnsiTheme="majorHAnsi" w:cs="Times New Roman"/>
          <w:sz w:val="24"/>
          <w:szCs w:val="24"/>
        </w:rPr>
        <w:t xml:space="preserve"> uses</w:t>
      </w:r>
      <w:r w:rsidR="00592CEC" w:rsidRPr="0090165E">
        <w:rPr>
          <w:rFonts w:asciiTheme="majorHAnsi" w:hAnsiTheme="majorHAnsi" w:cs="Times New Roman"/>
          <w:sz w:val="24"/>
          <w:szCs w:val="24"/>
        </w:rPr>
        <w:t xml:space="preserve"> error-based learning to drive representational change; when the system makes incorrect </w:t>
      </w:r>
      <w:r w:rsidR="00944D25" w:rsidRPr="0090165E">
        <w:rPr>
          <w:rFonts w:asciiTheme="majorHAnsi" w:hAnsiTheme="majorHAnsi" w:cs="Times New Roman"/>
          <w:sz w:val="24"/>
          <w:szCs w:val="24"/>
        </w:rPr>
        <w:t xml:space="preserve">structural </w:t>
      </w:r>
      <w:r w:rsidR="000E5677" w:rsidRPr="0090165E">
        <w:rPr>
          <w:rFonts w:asciiTheme="majorHAnsi" w:hAnsiTheme="majorHAnsi" w:cs="Times New Roman"/>
          <w:sz w:val="24"/>
          <w:szCs w:val="24"/>
        </w:rPr>
        <w:t>predictions</w:t>
      </w:r>
      <w:r w:rsidR="00592CEC" w:rsidRPr="0090165E">
        <w:rPr>
          <w:rFonts w:asciiTheme="majorHAnsi" w:hAnsiTheme="majorHAnsi" w:cs="Times New Roman"/>
          <w:sz w:val="24"/>
          <w:szCs w:val="24"/>
        </w:rPr>
        <w:t xml:space="preserve"> </w:t>
      </w:r>
      <w:r w:rsidR="00944D25" w:rsidRPr="0090165E">
        <w:rPr>
          <w:rFonts w:asciiTheme="majorHAnsi" w:hAnsiTheme="majorHAnsi" w:cs="Times New Roman"/>
          <w:sz w:val="24"/>
          <w:szCs w:val="24"/>
        </w:rPr>
        <w:t xml:space="preserve">error-based </w:t>
      </w:r>
      <w:r w:rsidR="000E5677" w:rsidRPr="0090165E">
        <w:rPr>
          <w:rFonts w:asciiTheme="majorHAnsi" w:hAnsiTheme="majorHAnsi" w:cs="Times New Roman"/>
          <w:sz w:val="24"/>
          <w:szCs w:val="24"/>
        </w:rPr>
        <w:t xml:space="preserve">feedback leads to changes in verb-structure links, a process driven by surprisal. For instance, when the system is predicting a (prime) </w:t>
      </w:r>
      <w:r w:rsidR="000E5677" w:rsidRPr="0090165E">
        <w:rPr>
          <w:rFonts w:asciiTheme="majorHAnsi" w:hAnsiTheme="majorHAnsi" w:cs="Times New Roman"/>
          <w:sz w:val="24"/>
          <w:szCs w:val="24"/>
        </w:rPr>
        <w:lastRenderedPageBreak/>
        <w:t xml:space="preserve">dative sentence containing the verb </w:t>
      </w:r>
      <w:r w:rsidR="000E5677" w:rsidRPr="0090165E">
        <w:rPr>
          <w:rFonts w:asciiTheme="majorHAnsi" w:hAnsiTheme="majorHAnsi" w:cs="Times New Roman"/>
          <w:i/>
          <w:sz w:val="24"/>
          <w:szCs w:val="24"/>
        </w:rPr>
        <w:t>give</w:t>
      </w:r>
      <w:r w:rsidR="000E5677" w:rsidRPr="0090165E">
        <w:rPr>
          <w:rFonts w:asciiTheme="majorHAnsi" w:hAnsiTheme="majorHAnsi" w:cs="Times New Roman"/>
          <w:sz w:val="24"/>
          <w:szCs w:val="24"/>
        </w:rPr>
        <w:t>, it will predict a DO structure because this is the most frequent structure for this verb. However, when the prediction is incorrect and the structure is a PO dative, the error-based learning mechanism alters the verb structure links such t</w:t>
      </w:r>
      <w:r w:rsidR="00FD1636" w:rsidRPr="0090165E">
        <w:rPr>
          <w:rFonts w:asciiTheme="majorHAnsi" w:hAnsiTheme="majorHAnsi" w:cs="Times New Roman"/>
          <w:sz w:val="24"/>
          <w:szCs w:val="24"/>
        </w:rPr>
        <w:t xml:space="preserve">hat the likelihood that a PO dative is produced at target increases. The fact that Peter et al. found this effect to be larger in children is consistent with Chang et al.’s prediction that </w:t>
      </w:r>
      <w:r w:rsidR="00B74A65" w:rsidRPr="0090165E">
        <w:rPr>
          <w:rFonts w:asciiTheme="majorHAnsi" w:hAnsiTheme="majorHAnsi" w:cs="Times New Roman"/>
          <w:sz w:val="24"/>
          <w:szCs w:val="24"/>
        </w:rPr>
        <w:t>representational change is greater following erroneous predictions when the system is still acquiring verb-structure links.</w:t>
      </w:r>
      <w:r w:rsidR="00A976DD" w:rsidRPr="0090165E">
        <w:rPr>
          <w:rFonts w:asciiTheme="majorHAnsi" w:hAnsiTheme="majorHAnsi" w:cs="Times New Roman"/>
          <w:sz w:val="24"/>
          <w:szCs w:val="24"/>
        </w:rPr>
        <w:t xml:space="preserve"> </w:t>
      </w:r>
    </w:p>
    <w:p w14:paraId="755F323C" w14:textId="77777777" w:rsidR="000942E8" w:rsidRDefault="00A976DD" w:rsidP="00A976DD">
      <w:pPr>
        <w:spacing w:after="0" w:line="480" w:lineRule="auto"/>
        <w:ind w:firstLine="720"/>
        <w:rPr>
          <w:rFonts w:asciiTheme="majorHAnsi" w:hAnsiTheme="majorHAnsi" w:cs="Times New Roman"/>
          <w:sz w:val="24"/>
          <w:szCs w:val="24"/>
        </w:rPr>
      </w:pPr>
      <w:r w:rsidRPr="0090165E">
        <w:rPr>
          <w:rFonts w:asciiTheme="majorHAnsi" w:hAnsiTheme="majorHAnsi" w:cs="Times New Roman"/>
          <w:sz w:val="24"/>
          <w:szCs w:val="24"/>
        </w:rPr>
        <w:t>While target verb bias and prime surprisal effects are evident in develop</w:t>
      </w:r>
      <w:r w:rsidR="00E75258" w:rsidRPr="0090165E">
        <w:rPr>
          <w:rFonts w:asciiTheme="majorHAnsi" w:hAnsiTheme="majorHAnsi" w:cs="Times New Roman"/>
          <w:sz w:val="24"/>
          <w:szCs w:val="24"/>
        </w:rPr>
        <w:t>mental populations, lexical boost</w:t>
      </w:r>
      <w:r w:rsidRPr="0090165E">
        <w:rPr>
          <w:rFonts w:asciiTheme="majorHAnsi" w:hAnsiTheme="majorHAnsi" w:cs="Times New Roman"/>
          <w:sz w:val="24"/>
          <w:szCs w:val="24"/>
        </w:rPr>
        <w:t xml:space="preserve"> effects have not been observed. Both Rowland et al. (2012) and Peter et al. (2015) </w:t>
      </w:r>
      <w:r w:rsidR="00E75258" w:rsidRPr="0090165E">
        <w:rPr>
          <w:rFonts w:asciiTheme="majorHAnsi" w:hAnsiTheme="majorHAnsi" w:cs="Times New Roman"/>
          <w:sz w:val="24"/>
          <w:szCs w:val="24"/>
        </w:rPr>
        <w:t xml:space="preserve">reported that 3 – 4 year old and 5 – 6 year old children exhibited abstract priming of the dative structure, but no lexical boost in cases where prime and target shared the same verb. These data were interpreted to provide support for Chang et al.’s (2006) suggestion that the lexical boost </w:t>
      </w:r>
      <w:r w:rsidR="00296F81" w:rsidRPr="0090165E">
        <w:rPr>
          <w:rFonts w:asciiTheme="majorHAnsi" w:hAnsiTheme="majorHAnsi" w:cs="Times New Roman"/>
          <w:sz w:val="24"/>
          <w:szCs w:val="24"/>
        </w:rPr>
        <w:t>is attributable to a separate</w:t>
      </w:r>
      <w:r w:rsidR="00751C7A" w:rsidRPr="0090165E">
        <w:rPr>
          <w:rFonts w:asciiTheme="majorHAnsi" w:hAnsiTheme="majorHAnsi" w:cs="Times New Roman"/>
          <w:sz w:val="24"/>
          <w:szCs w:val="24"/>
        </w:rPr>
        <w:t xml:space="preserve"> explicit learning</w:t>
      </w:r>
      <w:r w:rsidR="00296F81" w:rsidRPr="0090165E">
        <w:rPr>
          <w:rFonts w:asciiTheme="majorHAnsi" w:hAnsiTheme="majorHAnsi" w:cs="Times New Roman"/>
          <w:sz w:val="24"/>
          <w:szCs w:val="24"/>
        </w:rPr>
        <w:t xml:space="preserve"> mechanism </w:t>
      </w:r>
      <w:r w:rsidR="00751C7A" w:rsidRPr="0090165E">
        <w:rPr>
          <w:rFonts w:asciiTheme="majorHAnsi" w:hAnsiTheme="majorHAnsi" w:cs="Times New Roman"/>
          <w:sz w:val="24"/>
          <w:szCs w:val="24"/>
        </w:rPr>
        <w:t xml:space="preserve">that develops slowly across development. </w:t>
      </w:r>
      <w:r w:rsidR="00E44D68" w:rsidRPr="0090165E">
        <w:rPr>
          <w:rFonts w:asciiTheme="majorHAnsi" w:hAnsiTheme="majorHAnsi" w:cs="Times New Roman"/>
          <w:sz w:val="24"/>
          <w:szCs w:val="24"/>
        </w:rPr>
        <w:t xml:space="preserve">The suggestion is that verb-structure effects in priming have two loci: (i) target verb bias and prime surprisal effects reflect implicit learning of structure, and (ii) lexical boost effects reflect slow-developing explicit memory processes. </w:t>
      </w:r>
    </w:p>
    <w:p w14:paraId="44A230CC" w14:textId="1D36E372" w:rsidR="00287208" w:rsidRPr="00287208" w:rsidRDefault="00287208" w:rsidP="00A976DD">
      <w:pPr>
        <w:spacing w:after="0" w:line="480" w:lineRule="auto"/>
        <w:ind w:firstLine="720"/>
        <w:rPr>
          <w:rFonts w:asciiTheme="majorHAnsi" w:hAnsiTheme="majorHAnsi" w:cs="Times New Roman"/>
          <w:b/>
          <w:sz w:val="24"/>
          <w:szCs w:val="24"/>
        </w:rPr>
      </w:pPr>
      <w:r>
        <w:rPr>
          <w:rFonts w:asciiTheme="majorHAnsi" w:hAnsiTheme="majorHAnsi" w:cs="Times New Roman"/>
          <w:b/>
          <w:sz w:val="24"/>
          <w:szCs w:val="24"/>
        </w:rPr>
        <w:t>The current study</w:t>
      </w:r>
    </w:p>
    <w:p w14:paraId="60170F6C" w14:textId="77777777" w:rsidR="00751C7A" w:rsidRPr="0090165E" w:rsidRDefault="00751C7A" w:rsidP="00A976DD">
      <w:pPr>
        <w:spacing w:after="0" w:line="480" w:lineRule="auto"/>
        <w:ind w:firstLine="720"/>
        <w:rPr>
          <w:rFonts w:asciiTheme="majorHAnsi" w:hAnsiTheme="majorHAnsi" w:cs="Times New Roman"/>
          <w:sz w:val="24"/>
          <w:szCs w:val="24"/>
        </w:rPr>
      </w:pPr>
      <w:r w:rsidRPr="0090165E">
        <w:rPr>
          <w:rFonts w:asciiTheme="majorHAnsi" w:hAnsiTheme="majorHAnsi" w:cs="Times New Roman"/>
          <w:sz w:val="24"/>
          <w:szCs w:val="24"/>
        </w:rPr>
        <w:t xml:space="preserve">In the current study we provide further evidence for </w:t>
      </w:r>
      <w:r w:rsidR="005F4367" w:rsidRPr="0090165E">
        <w:rPr>
          <w:rFonts w:asciiTheme="majorHAnsi" w:hAnsiTheme="majorHAnsi" w:cs="Times New Roman"/>
          <w:sz w:val="24"/>
          <w:szCs w:val="24"/>
        </w:rPr>
        <w:t xml:space="preserve">the existence of these two separable mechanisms in priming. Taking an individual differences approach, and focusing on prime surprisal and the lexical boost, we report the existence of both effects in a large sample of 127 English-speaking children aged 4 – 8 years. However, we show that, whereas prime surprisal effects are significantly related to children’s knowledge state as measured by an independent test of language ability, the lexical boost effect was not. </w:t>
      </w:r>
      <w:r w:rsidR="002B0301" w:rsidRPr="0090165E">
        <w:rPr>
          <w:rFonts w:asciiTheme="majorHAnsi" w:hAnsiTheme="majorHAnsi" w:cs="Times New Roman"/>
          <w:sz w:val="24"/>
          <w:szCs w:val="24"/>
        </w:rPr>
        <w:t xml:space="preserve">We next describe the study and present the results. </w:t>
      </w:r>
    </w:p>
    <w:p w14:paraId="6FB7842A" w14:textId="77777777" w:rsidR="006C004F" w:rsidRPr="0090165E" w:rsidRDefault="006C004F" w:rsidP="006C004F">
      <w:pPr>
        <w:spacing w:after="0" w:line="480" w:lineRule="auto"/>
        <w:jc w:val="center"/>
        <w:rPr>
          <w:rFonts w:asciiTheme="majorHAnsi" w:hAnsiTheme="majorHAnsi" w:cs="Times New Roman"/>
          <w:b/>
          <w:sz w:val="24"/>
          <w:szCs w:val="24"/>
        </w:rPr>
      </w:pPr>
      <w:r w:rsidRPr="0090165E">
        <w:rPr>
          <w:rFonts w:asciiTheme="majorHAnsi" w:hAnsiTheme="majorHAnsi" w:cs="Times New Roman"/>
          <w:b/>
          <w:sz w:val="24"/>
          <w:szCs w:val="24"/>
        </w:rPr>
        <w:lastRenderedPageBreak/>
        <w:t>Method</w:t>
      </w:r>
    </w:p>
    <w:p w14:paraId="6E56289B" w14:textId="77777777" w:rsidR="00C37B9E" w:rsidRPr="0090165E" w:rsidRDefault="00F77DF0" w:rsidP="0075289E">
      <w:pPr>
        <w:spacing w:after="0" w:line="480" w:lineRule="auto"/>
        <w:rPr>
          <w:rFonts w:asciiTheme="majorHAnsi" w:hAnsiTheme="majorHAnsi" w:cs="Times New Roman"/>
          <w:sz w:val="24"/>
          <w:szCs w:val="24"/>
        </w:rPr>
      </w:pPr>
      <w:r w:rsidRPr="0090165E">
        <w:rPr>
          <w:rFonts w:asciiTheme="majorHAnsi" w:hAnsiTheme="majorHAnsi" w:cs="Times New Roman"/>
          <w:b/>
          <w:sz w:val="24"/>
          <w:szCs w:val="24"/>
        </w:rPr>
        <w:t>Participants</w:t>
      </w:r>
    </w:p>
    <w:p w14:paraId="7A60AB21" w14:textId="77777777" w:rsidR="00F77DF0" w:rsidRPr="0090165E" w:rsidRDefault="00F77DF0" w:rsidP="0075289E">
      <w:pPr>
        <w:spacing w:after="0" w:line="480" w:lineRule="auto"/>
        <w:rPr>
          <w:rFonts w:asciiTheme="majorHAnsi" w:hAnsiTheme="majorHAnsi" w:cs="Times New Roman"/>
          <w:sz w:val="24"/>
          <w:szCs w:val="24"/>
        </w:rPr>
      </w:pPr>
      <w:commentRangeStart w:id="1"/>
      <w:r w:rsidRPr="0090165E">
        <w:rPr>
          <w:rFonts w:asciiTheme="majorHAnsi" w:hAnsiTheme="majorHAnsi" w:cs="Times New Roman"/>
          <w:sz w:val="24"/>
          <w:szCs w:val="24"/>
        </w:rPr>
        <w:t xml:space="preserve">One hundred and twenty-nine (N = 129) </w:t>
      </w:r>
      <w:commentRangeEnd w:id="1"/>
      <w:r w:rsidR="00D92A99">
        <w:rPr>
          <w:rStyle w:val="CommentReference"/>
        </w:rPr>
        <w:commentReference w:id="1"/>
      </w:r>
      <w:r w:rsidRPr="0090165E">
        <w:rPr>
          <w:rFonts w:asciiTheme="majorHAnsi" w:hAnsiTheme="majorHAnsi" w:cs="Times New Roman"/>
          <w:sz w:val="24"/>
          <w:szCs w:val="24"/>
        </w:rPr>
        <w:t>children aged between 4;1 and 8;8 were recruited from kindergartens and primary schools in a medium-sized metropolitan Australian city. Two children (one 4 year old and one 7 year old) did not complete the full battery of tests and their data was removed fro</w:t>
      </w:r>
      <w:r w:rsidR="00540CE1" w:rsidRPr="0090165E">
        <w:rPr>
          <w:rFonts w:asciiTheme="majorHAnsi" w:hAnsiTheme="majorHAnsi" w:cs="Times New Roman"/>
          <w:sz w:val="24"/>
          <w:szCs w:val="24"/>
        </w:rPr>
        <w:t>m the final analyse</w:t>
      </w:r>
      <w:r w:rsidRPr="0090165E">
        <w:rPr>
          <w:rFonts w:asciiTheme="majorHAnsi" w:hAnsiTheme="majorHAnsi" w:cs="Times New Roman"/>
          <w:sz w:val="24"/>
          <w:szCs w:val="24"/>
        </w:rPr>
        <w:t>s. The mean age of the final sample was 6;2 (</w:t>
      </w:r>
      <w:r w:rsidRPr="0090165E">
        <w:rPr>
          <w:rFonts w:asciiTheme="majorHAnsi" w:hAnsiTheme="majorHAnsi" w:cs="Times New Roman"/>
          <w:i/>
          <w:sz w:val="24"/>
          <w:szCs w:val="24"/>
        </w:rPr>
        <w:t>SD</w:t>
      </w:r>
      <w:r w:rsidR="001528F4" w:rsidRPr="0090165E">
        <w:rPr>
          <w:rFonts w:asciiTheme="majorHAnsi" w:hAnsiTheme="majorHAnsi" w:cs="Times New Roman"/>
          <w:sz w:val="24"/>
          <w:szCs w:val="24"/>
        </w:rPr>
        <w:t xml:space="preserve"> = 1;2), and the gender distribution was approximately equal (60 females, 67 males)</w:t>
      </w:r>
      <w:r w:rsidR="0075289E" w:rsidRPr="0090165E">
        <w:rPr>
          <w:rFonts w:asciiTheme="majorHAnsi" w:hAnsiTheme="majorHAnsi" w:cs="Times New Roman"/>
          <w:sz w:val="24"/>
          <w:szCs w:val="24"/>
        </w:rPr>
        <w:t xml:space="preserve">. The children were all learning English as a first language, and had no current or past developmental impairment. </w:t>
      </w:r>
    </w:p>
    <w:p w14:paraId="699215AF" w14:textId="77777777" w:rsidR="0075289E" w:rsidRPr="0090165E" w:rsidRDefault="0075289E" w:rsidP="0075289E">
      <w:pPr>
        <w:spacing w:after="0" w:line="480" w:lineRule="auto"/>
        <w:rPr>
          <w:rFonts w:asciiTheme="majorHAnsi" w:hAnsiTheme="majorHAnsi" w:cs="Times New Roman"/>
          <w:sz w:val="24"/>
          <w:szCs w:val="24"/>
        </w:rPr>
      </w:pPr>
      <w:r w:rsidRPr="0090165E">
        <w:rPr>
          <w:rFonts w:asciiTheme="majorHAnsi" w:hAnsiTheme="majorHAnsi" w:cs="Times New Roman"/>
          <w:b/>
          <w:sz w:val="24"/>
          <w:szCs w:val="24"/>
        </w:rPr>
        <w:t>Materials</w:t>
      </w:r>
      <w:r w:rsidR="00603E6F" w:rsidRPr="0090165E">
        <w:rPr>
          <w:rFonts w:asciiTheme="majorHAnsi" w:hAnsiTheme="majorHAnsi" w:cs="Times New Roman"/>
          <w:b/>
          <w:sz w:val="24"/>
          <w:szCs w:val="24"/>
        </w:rPr>
        <w:t xml:space="preserve"> &amp; Procedure</w:t>
      </w:r>
    </w:p>
    <w:p w14:paraId="2456CECA" w14:textId="77777777" w:rsidR="0075289E" w:rsidRPr="0090165E" w:rsidRDefault="00540CE1" w:rsidP="0075289E">
      <w:pPr>
        <w:spacing w:after="0" w:line="480" w:lineRule="auto"/>
        <w:rPr>
          <w:rFonts w:asciiTheme="majorHAnsi" w:hAnsiTheme="majorHAnsi" w:cs="Times New Roman"/>
          <w:sz w:val="24"/>
          <w:szCs w:val="24"/>
        </w:rPr>
      </w:pPr>
      <w:r w:rsidRPr="0090165E">
        <w:rPr>
          <w:rFonts w:asciiTheme="majorHAnsi" w:hAnsiTheme="majorHAnsi" w:cs="Times New Roman"/>
          <w:sz w:val="24"/>
          <w:szCs w:val="24"/>
        </w:rPr>
        <w:t xml:space="preserve">The children were tested on a </w:t>
      </w:r>
      <w:commentRangeStart w:id="2"/>
      <w:r w:rsidRPr="0090165E">
        <w:rPr>
          <w:rFonts w:asciiTheme="majorHAnsi" w:hAnsiTheme="majorHAnsi" w:cs="Times New Roman"/>
          <w:sz w:val="24"/>
          <w:szCs w:val="24"/>
        </w:rPr>
        <w:t>structural priming task and standardized tests of vocabulary and non-verbal IQ.</w:t>
      </w:r>
      <w:commentRangeEnd w:id="2"/>
      <w:r w:rsidR="00D92A99">
        <w:rPr>
          <w:rStyle w:val="CommentReference"/>
        </w:rPr>
        <w:commentReference w:id="2"/>
      </w:r>
      <w:r w:rsidRPr="0090165E">
        <w:rPr>
          <w:rFonts w:asciiTheme="majorHAnsi" w:hAnsiTheme="majorHAnsi" w:cs="Times New Roman"/>
          <w:sz w:val="24"/>
          <w:szCs w:val="24"/>
        </w:rPr>
        <w:t xml:space="preserve"> Each test is described in turn.</w:t>
      </w:r>
    </w:p>
    <w:p w14:paraId="3147EAA8" w14:textId="77777777" w:rsidR="00540CE1" w:rsidRPr="0090165E" w:rsidRDefault="00540CE1" w:rsidP="0075289E">
      <w:pPr>
        <w:spacing w:after="0" w:line="480" w:lineRule="auto"/>
        <w:rPr>
          <w:rFonts w:asciiTheme="majorHAnsi" w:hAnsiTheme="majorHAnsi" w:cs="Times New Roman"/>
          <w:sz w:val="24"/>
          <w:szCs w:val="24"/>
        </w:rPr>
      </w:pPr>
      <w:r w:rsidRPr="0090165E">
        <w:rPr>
          <w:rFonts w:asciiTheme="majorHAnsi" w:hAnsiTheme="majorHAnsi" w:cs="Times New Roman"/>
          <w:sz w:val="24"/>
          <w:szCs w:val="24"/>
        </w:rPr>
        <w:tab/>
      </w:r>
      <w:r w:rsidRPr="0090165E">
        <w:rPr>
          <w:rFonts w:asciiTheme="majorHAnsi" w:hAnsiTheme="majorHAnsi" w:cs="Times New Roman"/>
          <w:b/>
          <w:i/>
          <w:sz w:val="24"/>
          <w:szCs w:val="24"/>
        </w:rPr>
        <w:t>Structural priming task</w:t>
      </w:r>
    </w:p>
    <w:p w14:paraId="2F020F9D" w14:textId="77777777" w:rsidR="000735F1" w:rsidRPr="0090165E" w:rsidRDefault="00D41649" w:rsidP="00E458D4">
      <w:pPr>
        <w:spacing w:after="0" w:line="480" w:lineRule="auto"/>
        <w:ind w:firstLine="720"/>
        <w:rPr>
          <w:rFonts w:asciiTheme="majorHAnsi" w:eastAsiaTheme="minorEastAsia" w:hAnsiTheme="majorHAnsi" w:cstheme="majorBidi"/>
          <w:sz w:val="24"/>
          <w:szCs w:val="24"/>
          <w:lang w:eastAsia="zh-CN"/>
        </w:rPr>
      </w:pPr>
      <w:r w:rsidRPr="0090165E">
        <w:rPr>
          <w:rFonts w:asciiTheme="majorHAnsi" w:eastAsiaTheme="minorEastAsia" w:hAnsiTheme="majorHAnsi" w:cstheme="majorBidi"/>
          <w:sz w:val="24"/>
          <w:szCs w:val="24"/>
          <w:lang w:eastAsia="zh-CN"/>
        </w:rPr>
        <w:t xml:space="preserve">Syntactic priming was measured using </w:t>
      </w:r>
      <w:r w:rsidR="00922776" w:rsidRPr="0090165E">
        <w:rPr>
          <w:rFonts w:asciiTheme="majorHAnsi" w:eastAsiaTheme="minorEastAsia" w:hAnsiTheme="majorHAnsi" w:cstheme="majorBidi"/>
          <w:sz w:val="24"/>
          <w:szCs w:val="24"/>
          <w:lang w:eastAsia="zh-CN"/>
        </w:rPr>
        <w:t>a mod</w:t>
      </w:r>
      <w:r w:rsidR="000113FD" w:rsidRPr="0090165E">
        <w:rPr>
          <w:rFonts w:asciiTheme="majorHAnsi" w:eastAsiaTheme="minorEastAsia" w:hAnsiTheme="majorHAnsi" w:cstheme="majorBidi"/>
          <w:sz w:val="24"/>
          <w:szCs w:val="24"/>
          <w:lang w:eastAsia="zh-CN"/>
        </w:rPr>
        <w:t>ified within-participants</w:t>
      </w:r>
      <w:r w:rsidR="00922776" w:rsidRPr="0090165E">
        <w:rPr>
          <w:rFonts w:asciiTheme="majorHAnsi" w:eastAsiaTheme="minorEastAsia" w:hAnsiTheme="majorHAnsi" w:cstheme="majorBidi"/>
          <w:sz w:val="24"/>
          <w:szCs w:val="24"/>
          <w:lang w:eastAsia="zh-CN"/>
        </w:rPr>
        <w:t xml:space="preserve"> version of </w:t>
      </w:r>
      <w:r w:rsidRPr="0090165E">
        <w:rPr>
          <w:rFonts w:asciiTheme="majorHAnsi" w:eastAsiaTheme="minorEastAsia" w:hAnsiTheme="majorHAnsi" w:cstheme="majorBidi"/>
          <w:sz w:val="24"/>
          <w:szCs w:val="24"/>
          <w:lang w:eastAsia="zh-CN"/>
        </w:rPr>
        <w:t xml:space="preserve">Rowland et al. (2012). </w:t>
      </w:r>
      <w:r w:rsidR="00922776" w:rsidRPr="0090165E">
        <w:rPr>
          <w:rFonts w:asciiTheme="majorHAnsi" w:eastAsiaTheme="minorEastAsia" w:hAnsiTheme="majorHAnsi" w:cstheme="majorBidi"/>
          <w:sz w:val="24"/>
          <w:szCs w:val="24"/>
          <w:lang w:eastAsia="zh-CN"/>
        </w:rPr>
        <w:t>S</w:t>
      </w:r>
      <w:r w:rsidRPr="0090165E">
        <w:rPr>
          <w:rFonts w:asciiTheme="majorHAnsi" w:eastAsiaTheme="minorEastAsia" w:hAnsiTheme="majorHAnsi" w:cstheme="majorBidi"/>
          <w:sz w:val="24"/>
          <w:szCs w:val="24"/>
          <w:lang w:eastAsia="zh-CN"/>
        </w:rPr>
        <w:t>ix</w:t>
      </w:r>
      <w:r w:rsidR="000735F1" w:rsidRPr="0090165E">
        <w:rPr>
          <w:rFonts w:asciiTheme="majorHAnsi" w:eastAsiaTheme="minorEastAsia" w:hAnsiTheme="majorHAnsi" w:cstheme="majorBidi"/>
          <w:sz w:val="24"/>
          <w:szCs w:val="24"/>
          <w:lang w:eastAsia="zh-CN"/>
        </w:rPr>
        <w:t xml:space="preserve"> alternating</w:t>
      </w:r>
      <w:r w:rsidRPr="0090165E">
        <w:rPr>
          <w:rFonts w:asciiTheme="majorHAnsi" w:eastAsiaTheme="minorEastAsia" w:hAnsiTheme="majorHAnsi" w:cstheme="majorBidi"/>
          <w:sz w:val="24"/>
          <w:szCs w:val="24"/>
          <w:lang w:eastAsia="zh-CN"/>
        </w:rPr>
        <w:t xml:space="preserve"> dative verbs (</w:t>
      </w:r>
      <w:r w:rsidRPr="0090165E">
        <w:rPr>
          <w:rFonts w:asciiTheme="majorHAnsi" w:eastAsiaTheme="minorEastAsia" w:hAnsiTheme="majorHAnsi" w:cstheme="majorBidi"/>
          <w:i/>
          <w:sz w:val="24"/>
          <w:szCs w:val="24"/>
          <w:lang w:eastAsia="zh-CN"/>
        </w:rPr>
        <w:t>gave, passed, threw, showed, sent</w:t>
      </w:r>
      <w:r w:rsidRPr="0090165E">
        <w:rPr>
          <w:rFonts w:asciiTheme="majorHAnsi" w:eastAsiaTheme="minorEastAsia" w:hAnsiTheme="majorHAnsi" w:cstheme="majorBidi"/>
          <w:sz w:val="24"/>
          <w:szCs w:val="24"/>
          <w:lang w:eastAsia="zh-CN"/>
        </w:rPr>
        <w:t xml:space="preserve">, and </w:t>
      </w:r>
      <w:r w:rsidRPr="0090165E">
        <w:rPr>
          <w:rFonts w:asciiTheme="majorHAnsi" w:eastAsiaTheme="minorEastAsia" w:hAnsiTheme="majorHAnsi" w:cstheme="majorBidi"/>
          <w:i/>
          <w:sz w:val="24"/>
          <w:szCs w:val="24"/>
          <w:lang w:eastAsia="zh-CN"/>
        </w:rPr>
        <w:t>brought</w:t>
      </w:r>
      <w:r w:rsidRPr="0090165E">
        <w:rPr>
          <w:rFonts w:asciiTheme="majorHAnsi" w:eastAsiaTheme="minorEastAsia" w:hAnsiTheme="majorHAnsi" w:cstheme="majorBidi"/>
          <w:sz w:val="24"/>
          <w:szCs w:val="24"/>
          <w:lang w:eastAsia="zh-CN"/>
        </w:rPr>
        <w:t>) were used</w:t>
      </w:r>
      <w:r w:rsidR="000735F1" w:rsidRPr="0090165E">
        <w:rPr>
          <w:rFonts w:asciiTheme="majorHAnsi" w:eastAsiaTheme="minorEastAsia" w:hAnsiTheme="majorHAnsi" w:cstheme="majorBidi"/>
          <w:sz w:val="24"/>
          <w:szCs w:val="24"/>
          <w:lang w:eastAsia="zh-CN"/>
        </w:rPr>
        <w:t>. Each verb was used four times; twice in the</w:t>
      </w:r>
      <w:r w:rsidR="004D163D" w:rsidRPr="0090165E">
        <w:rPr>
          <w:rFonts w:asciiTheme="majorHAnsi" w:eastAsiaTheme="minorEastAsia" w:hAnsiTheme="majorHAnsi" w:cstheme="majorBidi"/>
          <w:sz w:val="24"/>
          <w:szCs w:val="24"/>
          <w:lang w:eastAsia="zh-CN"/>
        </w:rPr>
        <w:t xml:space="preserve"> prime trials</w:t>
      </w:r>
      <w:r w:rsidR="000735F1" w:rsidRPr="0090165E">
        <w:rPr>
          <w:rFonts w:asciiTheme="majorHAnsi" w:eastAsiaTheme="minorEastAsia" w:hAnsiTheme="majorHAnsi" w:cstheme="majorBidi"/>
          <w:sz w:val="24"/>
          <w:szCs w:val="24"/>
          <w:lang w:eastAsia="zh-CN"/>
        </w:rPr>
        <w:t xml:space="preserve"> and twice in the target</w:t>
      </w:r>
      <w:r w:rsidRPr="0090165E">
        <w:rPr>
          <w:rFonts w:asciiTheme="majorHAnsi" w:eastAsiaTheme="minorEastAsia" w:hAnsiTheme="majorHAnsi" w:cstheme="majorBidi"/>
          <w:sz w:val="24"/>
          <w:szCs w:val="24"/>
          <w:lang w:eastAsia="zh-CN"/>
        </w:rPr>
        <w:t xml:space="preserve"> </w:t>
      </w:r>
      <w:r w:rsidR="004D163D" w:rsidRPr="0090165E">
        <w:rPr>
          <w:rFonts w:asciiTheme="majorHAnsi" w:eastAsiaTheme="minorEastAsia" w:hAnsiTheme="majorHAnsi" w:cstheme="majorBidi"/>
          <w:sz w:val="24"/>
          <w:szCs w:val="24"/>
          <w:lang w:eastAsia="zh-CN"/>
        </w:rPr>
        <w:t>trials</w:t>
      </w:r>
      <w:r w:rsidR="000735F1" w:rsidRPr="0090165E">
        <w:rPr>
          <w:rFonts w:asciiTheme="majorHAnsi" w:eastAsiaTheme="minorEastAsia" w:hAnsiTheme="majorHAnsi" w:cstheme="majorBidi"/>
          <w:sz w:val="24"/>
          <w:szCs w:val="24"/>
          <w:lang w:eastAsia="zh-CN"/>
        </w:rPr>
        <w:t xml:space="preserve">. Each child therefore </w:t>
      </w:r>
      <w:r w:rsidR="00CB0ACE" w:rsidRPr="0090165E">
        <w:rPr>
          <w:rFonts w:asciiTheme="majorHAnsi" w:eastAsiaTheme="minorEastAsia" w:hAnsiTheme="majorHAnsi" w:cstheme="majorBidi"/>
          <w:sz w:val="24"/>
          <w:szCs w:val="24"/>
          <w:lang w:eastAsia="zh-CN"/>
        </w:rPr>
        <w:t>completed 12 prime-target trials, 6 of which had verb overlap between prime and target, and 6 of which did not have verb overlap.</w:t>
      </w:r>
      <w:r w:rsidR="004D163D" w:rsidRPr="0090165E">
        <w:rPr>
          <w:rFonts w:asciiTheme="majorHAnsi" w:eastAsiaTheme="minorEastAsia" w:hAnsiTheme="majorHAnsi" w:cstheme="majorBidi"/>
          <w:sz w:val="24"/>
          <w:szCs w:val="24"/>
          <w:lang w:eastAsia="zh-CN"/>
        </w:rPr>
        <w:t xml:space="preserve"> Half of the primes were presented in a PO structure and half were presented in the DO structure.</w:t>
      </w:r>
      <w:r w:rsidR="00424851" w:rsidRPr="0090165E">
        <w:rPr>
          <w:rFonts w:asciiTheme="majorHAnsi" w:eastAsiaTheme="minorEastAsia" w:hAnsiTheme="majorHAnsi" w:cstheme="majorBidi"/>
          <w:sz w:val="24"/>
          <w:szCs w:val="24"/>
          <w:lang w:eastAsia="zh-CN"/>
        </w:rPr>
        <w:t xml:space="preserve"> All NPs were animate, to reduce the possibility that children would use animacy as a cue to structural choice during target scene description. </w:t>
      </w:r>
      <w:r w:rsidR="00CB0ACE" w:rsidRPr="0090165E">
        <w:rPr>
          <w:rFonts w:asciiTheme="majorHAnsi" w:eastAsiaTheme="minorEastAsia" w:hAnsiTheme="majorHAnsi" w:cstheme="majorBidi"/>
          <w:sz w:val="24"/>
          <w:szCs w:val="24"/>
          <w:lang w:eastAsia="zh-CN"/>
        </w:rPr>
        <w:t xml:space="preserve"> Eight experimental lists were created </w:t>
      </w:r>
      <w:r w:rsidR="004D163D" w:rsidRPr="0090165E">
        <w:rPr>
          <w:rFonts w:asciiTheme="majorHAnsi" w:eastAsiaTheme="minorEastAsia" w:hAnsiTheme="majorHAnsi" w:cstheme="majorBidi"/>
          <w:sz w:val="24"/>
          <w:szCs w:val="24"/>
          <w:lang w:eastAsia="zh-CN"/>
        </w:rPr>
        <w:t xml:space="preserve">to balance presentation of verbs across prime and target trials. In the abstract priming condition, each verb was paired with two other verbs across the eight lists (e.g., </w:t>
      </w:r>
      <w:r w:rsidR="004D163D" w:rsidRPr="0090165E">
        <w:rPr>
          <w:rFonts w:asciiTheme="majorHAnsi" w:eastAsiaTheme="minorEastAsia" w:hAnsiTheme="majorHAnsi" w:cstheme="majorBidi"/>
          <w:i/>
          <w:sz w:val="24"/>
          <w:szCs w:val="24"/>
          <w:lang w:eastAsia="zh-CN"/>
        </w:rPr>
        <w:t>give</w:t>
      </w:r>
      <w:r w:rsidR="004D163D" w:rsidRPr="0090165E">
        <w:rPr>
          <w:rFonts w:asciiTheme="majorHAnsi" w:eastAsiaTheme="minorEastAsia" w:hAnsiTheme="majorHAnsi" w:cstheme="majorBidi"/>
          <w:sz w:val="24"/>
          <w:szCs w:val="24"/>
          <w:lang w:eastAsia="zh-CN"/>
        </w:rPr>
        <w:t xml:space="preserve"> was paired with </w:t>
      </w:r>
      <w:r w:rsidR="004D163D" w:rsidRPr="0090165E">
        <w:rPr>
          <w:rFonts w:asciiTheme="majorHAnsi" w:eastAsiaTheme="minorEastAsia" w:hAnsiTheme="majorHAnsi" w:cstheme="majorBidi"/>
          <w:i/>
          <w:sz w:val="24"/>
          <w:szCs w:val="24"/>
          <w:lang w:eastAsia="zh-CN"/>
        </w:rPr>
        <w:t>send</w:t>
      </w:r>
      <w:r w:rsidR="004D163D" w:rsidRPr="0090165E">
        <w:rPr>
          <w:rFonts w:asciiTheme="majorHAnsi" w:eastAsiaTheme="minorEastAsia" w:hAnsiTheme="majorHAnsi" w:cstheme="majorBidi"/>
          <w:sz w:val="24"/>
          <w:szCs w:val="24"/>
          <w:lang w:eastAsia="zh-CN"/>
        </w:rPr>
        <w:t xml:space="preserve"> and </w:t>
      </w:r>
      <w:r w:rsidR="004D163D" w:rsidRPr="0090165E">
        <w:rPr>
          <w:rFonts w:asciiTheme="majorHAnsi" w:eastAsiaTheme="minorEastAsia" w:hAnsiTheme="majorHAnsi" w:cstheme="majorBidi"/>
          <w:i/>
          <w:sz w:val="24"/>
          <w:szCs w:val="24"/>
          <w:lang w:eastAsia="zh-CN"/>
        </w:rPr>
        <w:t>pass</w:t>
      </w:r>
      <w:r w:rsidR="004D163D" w:rsidRPr="0090165E">
        <w:rPr>
          <w:rFonts w:asciiTheme="majorHAnsi" w:eastAsiaTheme="minorEastAsia" w:hAnsiTheme="majorHAnsi" w:cstheme="majorBidi"/>
          <w:sz w:val="24"/>
          <w:szCs w:val="24"/>
          <w:lang w:eastAsia="zh-CN"/>
        </w:rPr>
        <w:t xml:space="preserve">, and </w:t>
      </w:r>
      <w:r w:rsidR="004D163D" w:rsidRPr="0090165E">
        <w:rPr>
          <w:rFonts w:asciiTheme="majorHAnsi" w:eastAsiaTheme="minorEastAsia" w:hAnsiTheme="majorHAnsi" w:cstheme="majorBidi"/>
          <w:i/>
          <w:sz w:val="24"/>
          <w:szCs w:val="24"/>
          <w:lang w:eastAsia="zh-CN"/>
        </w:rPr>
        <w:t>show</w:t>
      </w:r>
      <w:r w:rsidR="004D163D" w:rsidRPr="0090165E">
        <w:rPr>
          <w:rFonts w:asciiTheme="majorHAnsi" w:eastAsiaTheme="minorEastAsia" w:hAnsiTheme="majorHAnsi" w:cstheme="majorBidi"/>
          <w:sz w:val="24"/>
          <w:szCs w:val="24"/>
          <w:lang w:eastAsia="zh-CN"/>
        </w:rPr>
        <w:t xml:space="preserve"> was </w:t>
      </w:r>
      <w:r w:rsidR="004D163D" w:rsidRPr="0090165E">
        <w:rPr>
          <w:rFonts w:asciiTheme="majorHAnsi" w:eastAsiaTheme="minorEastAsia" w:hAnsiTheme="majorHAnsi" w:cstheme="majorBidi"/>
          <w:sz w:val="24"/>
          <w:szCs w:val="24"/>
          <w:lang w:eastAsia="zh-CN"/>
        </w:rPr>
        <w:lastRenderedPageBreak/>
        <w:t xml:space="preserve">paired with </w:t>
      </w:r>
      <w:r w:rsidR="004D163D" w:rsidRPr="0090165E">
        <w:rPr>
          <w:rFonts w:asciiTheme="majorHAnsi" w:eastAsiaTheme="minorEastAsia" w:hAnsiTheme="majorHAnsi" w:cstheme="majorBidi"/>
          <w:i/>
          <w:sz w:val="24"/>
          <w:szCs w:val="24"/>
          <w:lang w:eastAsia="zh-CN"/>
        </w:rPr>
        <w:t>bring</w:t>
      </w:r>
      <w:r w:rsidR="004D163D" w:rsidRPr="0090165E">
        <w:rPr>
          <w:rFonts w:asciiTheme="majorHAnsi" w:eastAsiaTheme="minorEastAsia" w:hAnsiTheme="majorHAnsi" w:cstheme="majorBidi"/>
          <w:sz w:val="24"/>
          <w:szCs w:val="24"/>
          <w:lang w:eastAsia="zh-CN"/>
        </w:rPr>
        <w:t xml:space="preserve"> and </w:t>
      </w:r>
      <w:r w:rsidR="004D163D" w:rsidRPr="0090165E">
        <w:rPr>
          <w:rFonts w:asciiTheme="majorHAnsi" w:eastAsiaTheme="minorEastAsia" w:hAnsiTheme="majorHAnsi" w:cstheme="majorBidi"/>
          <w:i/>
          <w:sz w:val="24"/>
          <w:szCs w:val="24"/>
          <w:lang w:eastAsia="zh-CN"/>
        </w:rPr>
        <w:t>throw</w:t>
      </w:r>
      <w:r w:rsidR="004D163D" w:rsidRPr="0090165E">
        <w:rPr>
          <w:rFonts w:asciiTheme="majorHAnsi" w:eastAsiaTheme="minorEastAsia" w:hAnsiTheme="majorHAnsi" w:cstheme="majorBidi"/>
          <w:sz w:val="24"/>
          <w:szCs w:val="24"/>
          <w:lang w:eastAsia="zh-CN"/>
        </w:rPr>
        <w:t xml:space="preserve">). Following </w:t>
      </w:r>
      <w:r w:rsidR="00B53B0C" w:rsidRPr="0090165E">
        <w:rPr>
          <w:rFonts w:asciiTheme="majorHAnsi" w:eastAsiaTheme="minorEastAsia" w:hAnsiTheme="majorHAnsi" w:cstheme="majorBidi"/>
          <w:sz w:val="24"/>
          <w:szCs w:val="24"/>
          <w:lang w:eastAsia="zh-CN"/>
        </w:rPr>
        <w:t xml:space="preserve">Rowland et al., </w:t>
      </w:r>
      <w:r w:rsidR="004D163D" w:rsidRPr="0090165E">
        <w:rPr>
          <w:rFonts w:asciiTheme="majorHAnsi" w:eastAsiaTheme="minorEastAsia" w:hAnsiTheme="majorHAnsi" w:cstheme="majorBidi"/>
          <w:sz w:val="24"/>
          <w:szCs w:val="24"/>
          <w:lang w:eastAsia="zh-CN"/>
        </w:rPr>
        <w:t xml:space="preserve">24 filler trials were also used, which were intransitive sentences depicting intransitive events.  </w:t>
      </w:r>
    </w:p>
    <w:p w14:paraId="7D1DD90A" w14:textId="77777777" w:rsidR="00D41649" w:rsidRPr="0090165E" w:rsidRDefault="00D41649" w:rsidP="00D41649">
      <w:pPr>
        <w:spacing w:after="0" w:line="480" w:lineRule="auto"/>
        <w:ind w:firstLine="720"/>
        <w:rPr>
          <w:rFonts w:asciiTheme="majorHAnsi" w:eastAsiaTheme="minorEastAsia" w:hAnsiTheme="majorHAnsi" w:cstheme="majorBidi"/>
          <w:sz w:val="24"/>
          <w:szCs w:val="24"/>
          <w:lang w:eastAsia="zh-CN"/>
        </w:rPr>
      </w:pPr>
      <w:r w:rsidRPr="0090165E">
        <w:rPr>
          <w:rFonts w:asciiTheme="majorHAnsi" w:eastAsiaTheme="minorEastAsia" w:hAnsiTheme="majorHAnsi" w:cstheme="majorBidi"/>
          <w:sz w:val="24"/>
          <w:szCs w:val="24"/>
          <w:lang w:eastAsia="zh-CN"/>
        </w:rPr>
        <w:t>The</w:t>
      </w:r>
      <w:r w:rsidR="00B53B0C" w:rsidRPr="0090165E">
        <w:rPr>
          <w:rFonts w:asciiTheme="majorHAnsi" w:eastAsiaTheme="minorEastAsia" w:hAnsiTheme="majorHAnsi" w:cstheme="majorBidi"/>
          <w:sz w:val="24"/>
          <w:szCs w:val="24"/>
          <w:lang w:eastAsia="zh-CN"/>
        </w:rPr>
        <w:t xml:space="preserve"> prime-target pairs described</w:t>
      </w:r>
      <w:r w:rsidRPr="0090165E">
        <w:rPr>
          <w:rFonts w:asciiTheme="majorHAnsi" w:eastAsiaTheme="minorEastAsia" w:hAnsiTheme="majorHAnsi" w:cstheme="majorBidi"/>
          <w:sz w:val="24"/>
          <w:szCs w:val="24"/>
          <w:lang w:eastAsia="zh-CN"/>
        </w:rPr>
        <w:t xml:space="preserve"> 24 </w:t>
      </w:r>
      <w:r w:rsidR="00B53B0C" w:rsidRPr="0090165E">
        <w:rPr>
          <w:rFonts w:asciiTheme="majorHAnsi" w:eastAsiaTheme="minorEastAsia" w:hAnsiTheme="majorHAnsi" w:cstheme="majorBidi"/>
          <w:sz w:val="24"/>
          <w:szCs w:val="24"/>
          <w:lang w:eastAsia="zh-CN"/>
        </w:rPr>
        <w:t xml:space="preserve">animated </w:t>
      </w:r>
      <w:r w:rsidRPr="0090165E">
        <w:rPr>
          <w:rFonts w:asciiTheme="majorHAnsi" w:eastAsiaTheme="minorEastAsia" w:hAnsiTheme="majorHAnsi" w:cstheme="majorBidi"/>
          <w:sz w:val="24"/>
          <w:szCs w:val="24"/>
          <w:lang w:eastAsia="zh-CN"/>
        </w:rPr>
        <w:t>events</w:t>
      </w:r>
      <w:r w:rsidR="00B53B0C" w:rsidRPr="0090165E">
        <w:rPr>
          <w:rFonts w:asciiTheme="majorHAnsi" w:eastAsiaTheme="minorEastAsia" w:hAnsiTheme="majorHAnsi" w:cstheme="majorBidi"/>
          <w:sz w:val="24"/>
          <w:szCs w:val="24"/>
          <w:lang w:eastAsia="zh-CN"/>
        </w:rPr>
        <w:t>,</w:t>
      </w:r>
      <w:r w:rsidRPr="0090165E">
        <w:rPr>
          <w:rFonts w:asciiTheme="majorHAnsi" w:eastAsiaTheme="minorEastAsia" w:hAnsiTheme="majorHAnsi" w:cstheme="majorBidi"/>
          <w:sz w:val="24"/>
          <w:szCs w:val="24"/>
          <w:lang w:eastAsia="zh-CN"/>
        </w:rPr>
        <w:t xml:space="preserve"> created in Anime Studio Pro. The agents and recipients depicted in the scenes were six pairs of easily recognisable characters, including three pairs of characters with proper noun names (</w:t>
      </w:r>
      <w:r w:rsidRPr="0090165E">
        <w:rPr>
          <w:rFonts w:asciiTheme="majorHAnsi" w:eastAsiaTheme="minorEastAsia" w:hAnsiTheme="majorHAnsi" w:cstheme="majorBidi"/>
          <w:i/>
          <w:sz w:val="24"/>
          <w:szCs w:val="24"/>
          <w:lang w:eastAsia="zh-CN"/>
        </w:rPr>
        <w:t>Tigger</w:t>
      </w:r>
      <w:r w:rsidRPr="0090165E">
        <w:rPr>
          <w:rFonts w:asciiTheme="majorHAnsi" w:eastAsiaTheme="minorEastAsia" w:hAnsiTheme="majorHAnsi" w:cstheme="majorBidi"/>
          <w:sz w:val="24"/>
          <w:szCs w:val="24"/>
          <w:lang w:eastAsia="zh-CN"/>
        </w:rPr>
        <w:t xml:space="preserve"> and </w:t>
      </w:r>
      <w:r w:rsidRPr="0090165E">
        <w:rPr>
          <w:rFonts w:asciiTheme="majorHAnsi" w:eastAsiaTheme="minorEastAsia" w:hAnsiTheme="majorHAnsi" w:cstheme="majorBidi"/>
          <w:i/>
          <w:sz w:val="24"/>
          <w:szCs w:val="24"/>
          <w:lang w:eastAsia="zh-CN"/>
        </w:rPr>
        <w:t>Piglet</w:t>
      </w:r>
      <w:r w:rsidRPr="0090165E">
        <w:rPr>
          <w:rFonts w:asciiTheme="majorHAnsi" w:eastAsiaTheme="minorEastAsia" w:hAnsiTheme="majorHAnsi" w:cstheme="majorBidi"/>
          <w:sz w:val="24"/>
          <w:szCs w:val="24"/>
          <w:lang w:eastAsia="zh-CN"/>
        </w:rPr>
        <w:t xml:space="preserve">, </w:t>
      </w:r>
      <w:r w:rsidRPr="0090165E">
        <w:rPr>
          <w:rFonts w:asciiTheme="majorHAnsi" w:eastAsiaTheme="minorEastAsia" w:hAnsiTheme="majorHAnsi" w:cstheme="majorBidi"/>
          <w:i/>
          <w:sz w:val="24"/>
          <w:szCs w:val="24"/>
          <w:lang w:eastAsia="zh-CN"/>
        </w:rPr>
        <w:t>Dora</w:t>
      </w:r>
      <w:r w:rsidRPr="0090165E">
        <w:rPr>
          <w:rFonts w:asciiTheme="majorHAnsi" w:eastAsiaTheme="minorEastAsia" w:hAnsiTheme="majorHAnsi" w:cstheme="majorBidi"/>
          <w:sz w:val="24"/>
          <w:szCs w:val="24"/>
          <w:lang w:eastAsia="zh-CN"/>
        </w:rPr>
        <w:t xml:space="preserve"> [the Explorer] and </w:t>
      </w:r>
      <w:r w:rsidRPr="0090165E">
        <w:rPr>
          <w:rFonts w:asciiTheme="majorHAnsi" w:eastAsiaTheme="minorEastAsia" w:hAnsiTheme="majorHAnsi" w:cstheme="majorBidi"/>
          <w:i/>
          <w:sz w:val="24"/>
          <w:szCs w:val="24"/>
          <w:lang w:eastAsia="zh-CN"/>
        </w:rPr>
        <w:t>Boots</w:t>
      </w:r>
      <w:r w:rsidRPr="0090165E">
        <w:rPr>
          <w:rFonts w:asciiTheme="majorHAnsi" w:eastAsiaTheme="minorEastAsia" w:hAnsiTheme="majorHAnsi" w:cstheme="majorBidi"/>
          <w:sz w:val="24"/>
          <w:szCs w:val="24"/>
          <w:lang w:eastAsia="zh-CN"/>
        </w:rPr>
        <w:t xml:space="preserve">, </w:t>
      </w:r>
      <w:r w:rsidRPr="0090165E">
        <w:rPr>
          <w:rFonts w:asciiTheme="majorHAnsi" w:eastAsiaTheme="minorEastAsia" w:hAnsiTheme="majorHAnsi" w:cstheme="majorBidi"/>
          <w:i/>
          <w:sz w:val="24"/>
          <w:szCs w:val="24"/>
          <w:lang w:eastAsia="zh-CN"/>
        </w:rPr>
        <w:t>Bob</w:t>
      </w:r>
      <w:r w:rsidRPr="0090165E">
        <w:rPr>
          <w:rFonts w:asciiTheme="majorHAnsi" w:eastAsiaTheme="minorEastAsia" w:hAnsiTheme="majorHAnsi" w:cstheme="majorBidi"/>
          <w:sz w:val="24"/>
          <w:szCs w:val="24"/>
          <w:lang w:eastAsia="zh-CN"/>
        </w:rPr>
        <w:t xml:space="preserve"> [the Builder] and </w:t>
      </w:r>
      <w:r w:rsidRPr="0090165E">
        <w:rPr>
          <w:rFonts w:asciiTheme="majorHAnsi" w:eastAsiaTheme="minorEastAsia" w:hAnsiTheme="majorHAnsi" w:cstheme="majorBidi"/>
          <w:i/>
          <w:sz w:val="24"/>
          <w:szCs w:val="24"/>
          <w:lang w:eastAsia="zh-CN"/>
        </w:rPr>
        <w:t>Wendy</w:t>
      </w:r>
      <w:r w:rsidRPr="0090165E">
        <w:rPr>
          <w:rFonts w:asciiTheme="majorHAnsi" w:eastAsiaTheme="minorEastAsia" w:hAnsiTheme="majorHAnsi" w:cstheme="majorBidi"/>
          <w:sz w:val="24"/>
          <w:szCs w:val="24"/>
          <w:lang w:eastAsia="zh-CN"/>
        </w:rPr>
        <w:t>) and three pairs of generic characters labelled with full lexical noun phrases (</w:t>
      </w:r>
      <w:r w:rsidRPr="0090165E">
        <w:rPr>
          <w:rFonts w:asciiTheme="majorHAnsi" w:eastAsiaTheme="minorEastAsia" w:hAnsiTheme="majorHAnsi" w:cstheme="majorBidi"/>
          <w:i/>
          <w:sz w:val="24"/>
          <w:szCs w:val="24"/>
          <w:lang w:eastAsia="zh-CN"/>
        </w:rPr>
        <w:t>the prince</w:t>
      </w:r>
      <w:r w:rsidRPr="0090165E">
        <w:rPr>
          <w:rFonts w:asciiTheme="majorHAnsi" w:eastAsiaTheme="minorEastAsia" w:hAnsiTheme="majorHAnsi" w:cstheme="majorBidi"/>
          <w:sz w:val="24"/>
          <w:szCs w:val="24"/>
          <w:lang w:eastAsia="zh-CN"/>
        </w:rPr>
        <w:t xml:space="preserve"> and </w:t>
      </w:r>
      <w:r w:rsidRPr="0090165E">
        <w:rPr>
          <w:rFonts w:asciiTheme="majorHAnsi" w:eastAsiaTheme="minorEastAsia" w:hAnsiTheme="majorHAnsi" w:cstheme="majorBidi"/>
          <w:i/>
          <w:sz w:val="24"/>
          <w:szCs w:val="24"/>
          <w:lang w:eastAsia="zh-CN"/>
        </w:rPr>
        <w:t>the princess</w:t>
      </w:r>
      <w:r w:rsidRPr="0090165E">
        <w:rPr>
          <w:rFonts w:asciiTheme="majorHAnsi" w:eastAsiaTheme="minorEastAsia" w:hAnsiTheme="majorHAnsi" w:cstheme="majorBidi"/>
          <w:sz w:val="24"/>
          <w:szCs w:val="24"/>
          <w:lang w:eastAsia="zh-CN"/>
        </w:rPr>
        <w:t xml:space="preserve">, </w:t>
      </w:r>
      <w:r w:rsidRPr="0090165E">
        <w:rPr>
          <w:rFonts w:asciiTheme="majorHAnsi" w:eastAsiaTheme="minorEastAsia" w:hAnsiTheme="majorHAnsi" w:cstheme="majorBidi"/>
          <w:i/>
          <w:sz w:val="24"/>
          <w:szCs w:val="24"/>
          <w:lang w:eastAsia="zh-CN"/>
        </w:rPr>
        <w:t>the king</w:t>
      </w:r>
      <w:r w:rsidRPr="0090165E">
        <w:rPr>
          <w:rFonts w:asciiTheme="majorHAnsi" w:eastAsiaTheme="minorEastAsia" w:hAnsiTheme="majorHAnsi" w:cstheme="majorBidi"/>
          <w:sz w:val="24"/>
          <w:szCs w:val="24"/>
          <w:lang w:eastAsia="zh-CN"/>
        </w:rPr>
        <w:t xml:space="preserve"> and </w:t>
      </w:r>
      <w:r w:rsidRPr="0090165E">
        <w:rPr>
          <w:rFonts w:asciiTheme="majorHAnsi" w:eastAsiaTheme="minorEastAsia" w:hAnsiTheme="majorHAnsi" w:cstheme="majorBidi"/>
          <w:i/>
          <w:sz w:val="24"/>
          <w:szCs w:val="24"/>
          <w:lang w:eastAsia="zh-CN"/>
        </w:rPr>
        <w:t>the queen</w:t>
      </w:r>
      <w:r w:rsidRPr="0090165E">
        <w:rPr>
          <w:rFonts w:asciiTheme="majorHAnsi" w:eastAsiaTheme="minorEastAsia" w:hAnsiTheme="majorHAnsi" w:cstheme="majorBidi"/>
          <w:sz w:val="24"/>
          <w:szCs w:val="24"/>
          <w:lang w:eastAsia="zh-CN"/>
        </w:rPr>
        <w:t xml:space="preserve">, </w:t>
      </w:r>
      <w:r w:rsidRPr="0090165E">
        <w:rPr>
          <w:rFonts w:asciiTheme="majorHAnsi" w:eastAsiaTheme="minorEastAsia" w:hAnsiTheme="majorHAnsi" w:cstheme="majorBidi"/>
          <w:i/>
          <w:sz w:val="24"/>
          <w:szCs w:val="24"/>
          <w:lang w:eastAsia="zh-CN"/>
        </w:rPr>
        <w:t>the girl</w:t>
      </w:r>
      <w:r w:rsidRPr="0090165E">
        <w:rPr>
          <w:rFonts w:asciiTheme="majorHAnsi" w:eastAsiaTheme="minorEastAsia" w:hAnsiTheme="majorHAnsi" w:cstheme="majorBidi"/>
          <w:sz w:val="24"/>
          <w:szCs w:val="24"/>
          <w:lang w:eastAsia="zh-CN"/>
        </w:rPr>
        <w:t xml:space="preserve"> and </w:t>
      </w:r>
      <w:r w:rsidRPr="0090165E">
        <w:rPr>
          <w:rFonts w:asciiTheme="majorHAnsi" w:eastAsiaTheme="minorEastAsia" w:hAnsiTheme="majorHAnsi" w:cstheme="majorBidi"/>
          <w:i/>
          <w:sz w:val="24"/>
          <w:szCs w:val="24"/>
          <w:lang w:eastAsia="zh-CN"/>
        </w:rPr>
        <w:t>the boy</w:t>
      </w:r>
      <w:r w:rsidRPr="0090165E">
        <w:rPr>
          <w:rFonts w:asciiTheme="majorHAnsi" w:eastAsiaTheme="minorEastAsia" w:hAnsiTheme="majorHAnsi" w:cstheme="majorBidi"/>
          <w:sz w:val="24"/>
          <w:szCs w:val="24"/>
          <w:lang w:eastAsia="zh-CN"/>
        </w:rPr>
        <w:t xml:space="preserve">). Characters were paired in this way to make it easier for children to create the target sentences. The objects being transferred were all animate objects (a puppy, a cat, a rabbit, a fish, a baby). The </w:t>
      </w:r>
      <w:r w:rsidR="002126A9" w:rsidRPr="0090165E">
        <w:rPr>
          <w:rFonts w:asciiTheme="majorHAnsi" w:eastAsiaTheme="minorEastAsia" w:hAnsiTheme="majorHAnsi" w:cstheme="majorBidi"/>
          <w:sz w:val="24"/>
          <w:szCs w:val="24"/>
          <w:lang w:eastAsia="zh-CN"/>
        </w:rPr>
        <w:t>animations were</w:t>
      </w:r>
      <w:r w:rsidRPr="0090165E">
        <w:rPr>
          <w:rFonts w:asciiTheme="majorHAnsi" w:eastAsiaTheme="minorEastAsia" w:hAnsiTheme="majorHAnsi" w:cstheme="majorBidi"/>
          <w:sz w:val="24"/>
          <w:szCs w:val="24"/>
          <w:lang w:eastAsia="zh-CN"/>
        </w:rPr>
        <w:t xml:space="preserve"> controlled for the direction in which the transfer/action occurred (left to right or right to left). An additional 32 cartoons were created to accompany the filler and practice sentences</w:t>
      </w:r>
      <w:r w:rsidR="0017690C" w:rsidRPr="0090165E">
        <w:rPr>
          <w:rFonts w:asciiTheme="majorHAnsi" w:eastAsiaTheme="minorEastAsia" w:hAnsiTheme="majorHAnsi" w:cstheme="majorBidi"/>
          <w:sz w:val="24"/>
          <w:szCs w:val="24"/>
          <w:lang w:eastAsia="zh-CN"/>
        </w:rPr>
        <w:t>, all</w:t>
      </w:r>
      <w:r w:rsidRPr="0090165E">
        <w:rPr>
          <w:rFonts w:asciiTheme="majorHAnsi" w:eastAsiaTheme="minorEastAsia" w:hAnsiTheme="majorHAnsi" w:cstheme="majorBidi"/>
          <w:sz w:val="24"/>
          <w:szCs w:val="24"/>
          <w:lang w:eastAsia="zh-CN"/>
        </w:rPr>
        <w:t xml:space="preserve"> describing intransitive actions. Each of the cartoons depicted plausible events. Stimuli were presented on an Apple </w:t>
      </w:r>
      <w:proofErr w:type="spellStart"/>
      <w:r w:rsidRPr="0090165E">
        <w:rPr>
          <w:rFonts w:asciiTheme="majorHAnsi" w:eastAsiaTheme="minorEastAsia" w:hAnsiTheme="majorHAnsi" w:cstheme="majorBidi"/>
          <w:sz w:val="24"/>
          <w:szCs w:val="24"/>
          <w:lang w:eastAsia="zh-CN"/>
        </w:rPr>
        <w:t>Macbook</w:t>
      </w:r>
      <w:proofErr w:type="spellEnd"/>
      <w:r w:rsidRPr="0090165E">
        <w:rPr>
          <w:rFonts w:asciiTheme="majorHAnsi" w:eastAsiaTheme="minorEastAsia" w:hAnsiTheme="majorHAnsi" w:cstheme="majorBidi"/>
          <w:sz w:val="24"/>
          <w:szCs w:val="24"/>
          <w:lang w:eastAsia="zh-CN"/>
        </w:rPr>
        <w:t xml:space="preserve"> Pro with a 13x8 inch screen. Responses to each prime were encoded using Microsoft Excel and also rec</w:t>
      </w:r>
      <w:r w:rsidR="00E45082" w:rsidRPr="0090165E">
        <w:rPr>
          <w:rFonts w:asciiTheme="majorHAnsi" w:eastAsiaTheme="minorEastAsia" w:hAnsiTheme="majorHAnsi" w:cstheme="majorBidi"/>
          <w:sz w:val="24"/>
          <w:szCs w:val="24"/>
          <w:lang w:eastAsia="zh-CN"/>
        </w:rPr>
        <w:t>orded using a Zoom H2 digital recorder</w:t>
      </w:r>
      <w:r w:rsidRPr="0090165E">
        <w:rPr>
          <w:rFonts w:asciiTheme="majorHAnsi" w:eastAsiaTheme="minorEastAsia" w:hAnsiTheme="majorHAnsi" w:cstheme="majorBidi"/>
          <w:sz w:val="24"/>
          <w:szCs w:val="24"/>
          <w:lang w:eastAsia="zh-CN"/>
        </w:rPr>
        <w:t xml:space="preserve"> in order to check response coding for accuracy. </w:t>
      </w:r>
    </w:p>
    <w:p w14:paraId="7D1C611F" w14:textId="77777777" w:rsidR="00603E6F" w:rsidRPr="0090165E" w:rsidRDefault="00E30937" w:rsidP="00D41649">
      <w:pPr>
        <w:spacing w:after="0" w:line="480" w:lineRule="auto"/>
        <w:ind w:firstLine="720"/>
        <w:rPr>
          <w:rFonts w:asciiTheme="majorHAnsi" w:eastAsiaTheme="minorEastAsia" w:hAnsiTheme="majorHAnsi" w:cstheme="majorBidi"/>
          <w:sz w:val="24"/>
          <w:szCs w:val="24"/>
          <w:lang w:eastAsia="zh-CN"/>
        </w:rPr>
      </w:pPr>
      <w:r w:rsidRPr="0090165E">
        <w:rPr>
          <w:rFonts w:asciiTheme="majorHAnsi" w:eastAsiaTheme="minorEastAsia" w:hAnsiTheme="majorHAnsi" w:cstheme="majorBidi"/>
          <w:sz w:val="24"/>
          <w:szCs w:val="24"/>
          <w:lang w:eastAsia="zh-CN"/>
        </w:rPr>
        <w:t xml:space="preserve">The children were introduced to the task </w:t>
      </w:r>
      <w:r w:rsidR="00CA4207" w:rsidRPr="0090165E">
        <w:rPr>
          <w:rFonts w:asciiTheme="majorHAnsi" w:eastAsiaTheme="minorEastAsia" w:hAnsiTheme="majorHAnsi" w:cstheme="majorBidi"/>
          <w:sz w:val="24"/>
          <w:szCs w:val="24"/>
          <w:lang w:eastAsia="zh-CN"/>
        </w:rPr>
        <w:t xml:space="preserve">as a </w:t>
      </w:r>
      <w:r w:rsidR="00AB32BA" w:rsidRPr="0090165E">
        <w:rPr>
          <w:rFonts w:asciiTheme="majorHAnsi" w:eastAsiaTheme="minorEastAsia" w:hAnsiTheme="majorHAnsi" w:cstheme="majorBidi"/>
          <w:sz w:val="24"/>
          <w:szCs w:val="24"/>
          <w:lang w:eastAsia="zh-CN"/>
        </w:rPr>
        <w:t xml:space="preserve">‘story-telling’ game. They were told that they would take it in turns with the experimenter to describe short cartoon clips played on the computer. </w:t>
      </w:r>
      <w:r w:rsidR="00DF29BA" w:rsidRPr="0090165E">
        <w:rPr>
          <w:rFonts w:asciiTheme="majorHAnsi" w:eastAsiaTheme="minorEastAsia" w:hAnsiTheme="majorHAnsi" w:cstheme="majorBidi"/>
          <w:sz w:val="24"/>
          <w:szCs w:val="24"/>
          <w:lang w:eastAsia="zh-CN"/>
        </w:rPr>
        <w:t xml:space="preserve">The experimenter </w:t>
      </w:r>
      <w:r w:rsidR="00E45082" w:rsidRPr="0090165E">
        <w:rPr>
          <w:rFonts w:asciiTheme="majorHAnsi" w:eastAsiaTheme="minorEastAsia" w:hAnsiTheme="majorHAnsi" w:cstheme="majorBidi"/>
          <w:sz w:val="24"/>
          <w:szCs w:val="24"/>
          <w:lang w:eastAsia="zh-CN"/>
        </w:rPr>
        <w:t xml:space="preserve">always went first, which constituted the prime trials. The child then described the target picture; however, following Rowland et al., (2012) the experimenter provided them with the initial NP-V fragment of the sentence (e.g., </w:t>
      </w:r>
      <w:r w:rsidR="00E45082" w:rsidRPr="0090165E">
        <w:rPr>
          <w:rFonts w:asciiTheme="majorHAnsi" w:eastAsiaTheme="minorEastAsia" w:hAnsiTheme="majorHAnsi" w:cstheme="majorBidi"/>
          <w:i/>
          <w:sz w:val="24"/>
          <w:szCs w:val="24"/>
          <w:lang w:eastAsia="zh-CN"/>
        </w:rPr>
        <w:t>Dora gave …</w:t>
      </w:r>
      <w:r w:rsidR="00E45082" w:rsidRPr="0090165E">
        <w:rPr>
          <w:rFonts w:asciiTheme="majorHAnsi" w:eastAsiaTheme="minorEastAsia" w:hAnsiTheme="majorHAnsi" w:cstheme="majorBidi"/>
          <w:sz w:val="24"/>
          <w:szCs w:val="24"/>
          <w:lang w:eastAsia="zh-CN"/>
        </w:rPr>
        <w:t>). This ensured that</w:t>
      </w:r>
      <w:r w:rsidR="00426446" w:rsidRPr="0090165E">
        <w:rPr>
          <w:rFonts w:asciiTheme="majorHAnsi" w:eastAsiaTheme="minorEastAsia" w:hAnsiTheme="majorHAnsi" w:cstheme="majorBidi"/>
          <w:sz w:val="24"/>
          <w:szCs w:val="24"/>
          <w:lang w:eastAsia="zh-CN"/>
        </w:rPr>
        <w:t xml:space="preserve"> the dative verb used by children was under experimental control, thereby ensuring that the</w:t>
      </w:r>
      <w:r w:rsidR="00E45082" w:rsidRPr="0090165E">
        <w:rPr>
          <w:rFonts w:asciiTheme="majorHAnsi" w:eastAsiaTheme="minorEastAsia" w:hAnsiTheme="majorHAnsi" w:cstheme="majorBidi"/>
          <w:sz w:val="24"/>
          <w:szCs w:val="24"/>
          <w:lang w:eastAsia="zh-CN"/>
        </w:rPr>
        <w:t xml:space="preserve"> </w:t>
      </w:r>
      <w:r w:rsidR="00426446" w:rsidRPr="0090165E">
        <w:rPr>
          <w:rFonts w:asciiTheme="majorHAnsi" w:eastAsiaTheme="minorEastAsia" w:hAnsiTheme="majorHAnsi" w:cstheme="majorBidi"/>
          <w:sz w:val="24"/>
          <w:szCs w:val="24"/>
          <w:lang w:eastAsia="zh-CN"/>
        </w:rPr>
        <w:t xml:space="preserve">children used dative verbs in their descriptions of targets, and </w:t>
      </w:r>
      <w:r w:rsidR="006C004F" w:rsidRPr="0090165E">
        <w:rPr>
          <w:rFonts w:asciiTheme="majorHAnsi" w:eastAsiaTheme="minorEastAsia" w:hAnsiTheme="majorHAnsi" w:cstheme="majorBidi"/>
          <w:sz w:val="24"/>
          <w:szCs w:val="24"/>
          <w:lang w:eastAsia="zh-CN"/>
        </w:rPr>
        <w:t>that there were an equal number of abstract and verb overlap prime-target trials.</w:t>
      </w:r>
    </w:p>
    <w:p w14:paraId="44C6D248" w14:textId="77777777" w:rsidR="00C37B9E" w:rsidRPr="0090165E" w:rsidRDefault="00C37B9E" w:rsidP="00C37B9E">
      <w:pPr>
        <w:spacing w:after="0" w:line="480" w:lineRule="auto"/>
        <w:ind w:firstLine="720"/>
        <w:rPr>
          <w:ins w:id="3" w:author="Franklin" w:date="2015-06-01T14:37:00Z"/>
          <w:rFonts w:asciiTheme="majorHAnsi" w:eastAsiaTheme="minorEastAsia" w:hAnsiTheme="majorHAnsi" w:cstheme="majorBidi"/>
          <w:sz w:val="24"/>
          <w:szCs w:val="24"/>
          <w:lang w:eastAsia="zh-CN"/>
        </w:rPr>
      </w:pPr>
      <w:ins w:id="4" w:author="Franklin" w:date="2015-06-01T14:37:00Z">
        <w:r w:rsidRPr="0090165E">
          <w:rPr>
            <w:rFonts w:asciiTheme="majorHAnsi" w:eastAsiaTheme="minorEastAsia" w:hAnsiTheme="majorHAnsi" w:cstheme="majorBidi"/>
            <w:sz w:val="24"/>
            <w:szCs w:val="24"/>
            <w:lang w:eastAsia="zh-CN"/>
          </w:rPr>
          <w:lastRenderedPageBreak/>
          <w:t>Coding</w:t>
        </w:r>
      </w:ins>
    </w:p>
    <w:p w14:paraId="1A7DDCEA" w14:textId="77777777" w:rsidR="00C37B9E" w:rsidRPr="0090165E" w:rsidRDefault="00C37B9E" w:rsidP="00C37B9E">
      <w:pPr>
        <w:spacing w:after="0" w:line="480" w:lineRule="auto"/>
        <w:ind w:firstLine="720"/>
        <w:rPr>
          <w:ins w:id="5" w:author="Franklin" w:date="2015-06-01T14:37:00Z"/>
          <w:rFonts w:asciiTheme="majorHAnsi" w:eastAsiaTheme="minorEastAsia" w:hAnsiTheme="majorHAnsi" w:cstheme="majorBidi"/>
          <w:sz w:val="24"/>
          <w:szCs w:val="24"/>
          <w:lang w:eastAsia="zh-CN"/>
        </w:rPr>
      </w:pPr>
      <w:ins w:id="6" w:author="Franklin" w:date="2015-06-01T14:37:00Z">
        <w:r w:rsidRPr="0090165E">
          <w:rPr>
            <w:rFonts w:asciiTheme="majorHAnsi" w:eastAsiaTheme="minorEastAsia" w:hAnsiTheme="majorHAnsi" w:cstheme="majorBidi"/>
            <w:sz w:val="24"/>
            <w:szCs w:val="24"/>
            <w:lang w:eastAsia="zh-CN"/>
          </w:rPr>
          <w:t>Transcription</w:t>
        </w:r>
      </w:ins>
    </w:p>
    <w:p w14:paraId="6990BECB" w14:textId="77777777" w:rsidR="00C37B9E" w:rsidRPr="0090165E" w:rsidRDefault="00C37B9E" w:rsidP="00C37B9E">
      <w:pPr>
        <w:spacing w:after="0" w:line="480" w:lineRule="auto"/>
        <w:ind w:firstLine="720"/>
        <w:rPr>
          <w:rFonts w:asciiTheme="majorHAnsi" w:eastAsiaTheme="minorEastAsia" w:hAnsiTheme="majorHAnsi" w:cstheme="majorBidi"/>
          <w:sz w:val="24"/>
          <w:szCs w:val="24"/>
          <w:lang w:eastAsia="zh-CN"/>
        </w:rPr>
      </w:pPr>
      <w:ins w:id="7" w:author="Franklin" w:date="2015-06-01T14:37:00Z">
        <w:r w:rsidRPr="0090165E">
          <w:rPr>
            <w:rFonts w:asciiTheme="majorHAnsi" w:eastAsiaTheme="minorEastAsia" w:hAnsiTheme="majorHAnsi" w:cstheme="majorBidi"/>
            <w:sz w:val="24"/>
            <w:szCs w:val="24"/>
            <w:lang w:eastAsia="zh-CN"/>
          </w:rPr>
          <w:t>Structures….</w:t>
        </w:r>
      </w:ins>
    </w:p>
    <w:p w14:paraId="70F45E04" w14:textId="77777777" w:rsidR="00B2622E" w:rsidRPr="0090165E" w:rsidRDefault="00B2622E" w:rsidP="00D41649">
      <w:pPr>
        <w:spacing w:after="0" w:line="480" w:lineRule="auto"/>
        <w:ind w:firstLine="720"/>
        <w:rPr>
          <w:rFonts w:asciiTheme="majorHAnsi" w:eastAsiaTheme="minorEastAsia" w:hAnsiTheme="majorHAnsi" w:cstheme="majorBidi"/>
          <w:sz w:val="24"/>
          <w:szCs w:val="24"/>
          <w:lang w:eastAsia="zh-CN"/>
        </w:rPr>
      </w:pPr>
      <w:r w:rsidRPr="0090165E">
        <w:rPr>
          <w:rFonts w:asciiTheme="majorHAnsi" w:eastAsiaTheme="minorEastAsia" w:hAnsiTheme="majorHAnsi" w:cstheme="majorBidi"/>
          <w:b/>
          <w:i/>
          <w:sz w:val="24"/>
          <w:szCs w:val="24"/>
          <w:lang w:eastAsia="zh-CN"/>
        </w:rPr>
        <w:t>Vocabulary</w:t>
      </w:r>
    </w:p>
    <w:p w14:paraId="69C7AB59" w14:textId="77777777" w:rsidR="00603E6F" w:rsidRPr="0090165E" w:rsidRDefault="00603E6F" w:rsidP="00416315">
      <w:pPr>
        <w:spacing w:after="0" w:line="480" w:lineRule="auto"/>
        <w:ind w:firstLine="720"/>
        <w:rPr>
          <w:rFonts w:asciiTheme="majorHAnsi" w:hAnsiTheme="majorHAnsi" w:cs="Times New Roman"/>
          <w:sz w:val="24"/>
          <w:szCs w:val="24"/>
        </w:rPr>
      </w:pPr>
      <w:r w:rsidRPr="0090165E">
        <w:rPr>
          <w:rFonts w:asciiTheme="majorHAnsi" w:hAnsiTheme="majorHAnsi" w:cs="Times New Roman"/>
          <w:sz w:val="24"/>
          <w:szCs w:val="24"/>
        </w:rPr>
        <w:t>Vocabulary was measured using the Peabody Picture Vocabulary Test 2</w:t>
      </w:r>
      <w:r w:rsidRPr="0090165E">
        <w:rPr>
          <w:rFonts w:asciiTheme="majorHAnsi" w:hAnsiTheme="majorHAnsi" w:cs="Times New Roman"/>
          <w:sz w:val="24"/>
          <w:szCs w:val="24"/>
          <w:vertAlign w:val="superscript"/>
        </w:rPr>
        <w:t>nd</w:t>
      </w:r>
      <w:r w:rsidRPr="0090165E">
        <w:rPr>
          <w:rFonts w:asciiTheme="majorHAnsi" w:hAnsiTheme="majorHAnsi" w:cs="Times New Roman"/>
          <w:sz w:val="24"/>
          <w:szCs w:val="24"/>
        </w:rPr>
        <w:t xml:space="preserve"> edition (PPVT, Dunn &amp; Dunn, 2007). In the task children are required to select the correct picture from an array of four in response to the experimenter’s verbal prompt. The PPVT has excellent psychometric properties (split-half reliability, alpha, and test-retest reliability all &gt; .9). The children’s raw scores were used in the analyses. </w:t>
      </w:r>
    </w:p>
    <w:p w14:paraId="2C0564C0" w14:textId="77777777" w:rsidR="00603E6F" w:rsidRPr="0090165E" w:rsidRDefault="00603E6F" w:rsidP="00603E6F">
      <w:pPr>
        <w:spacing w:after="0" w:line="480" w:lineRule="auto"/>
        <w:rPr>
          <w:rFonts w:asciiTheme="majorHAnsi" w:hAnsiTheme="majorHAnsi" w:cs="Times New Roman"/>
          <w:b/>
          <w:i/>
          <w:sz w:val="24"/>
          <w:szCs w:val="24"/>
        </w:rPr>
      </w:pPr>
      <w:r w:rsidRPr="0090165E">
        <w:rPr>
          <w:rFonts w:asciiTheme="majorHAnsi" w:hAnsiTheme="majorHAnsi" w:cs="Times New Roman"/>
          <w:sz w:val="24"/>
          <w:szCs w:val="24"/>
        </w:rPr>
        <w:tab/>
      </w:r>
      <w:r w:rsidRPr="0090165E">
        <w:rPr>
          <w:rFonts w:asciiTheme="majorHAnsi" w:hAnsiTheme="majorHAnsi" w:cs="Times New Roman"/>
          <w:b/>
          <w:i/>
          <w:sz w:val="24"/>
          <w:szCs w:val="24"/>
        </w:rPr>
        <w:t>Non-verbal IQ</w:t>
      </w:r>
    </w:p>
    <w:p w14:paraId="4E7E52EE" w14:textId="331802BC" w:rsidR="00C37B9E" w:rsidRPr="0090165E" w:rsidRDefault="00603E6F" w:rsidP="00287208">
      <w:pPr>
        <w:spacing w:after="0" w:line="480" w:lineRule="auto"/>
        <w:ind w:firstLine="720"/>
        <w:rPr>
          <w:rFonts w:asciiTheme="majorHAnsi" w:hAnsiTheme="majorHAnsi" w:cs="Times New Roman"/>
          <w:sz w:val="24"/>
          <w:szCs w:val="24"/>
        </w:rPr>
      </w:pPr>
      <w:r w:rsidRPr="0090165E">
        <w:rPr>
          <w:rFonts w:asciiTheme="majorHAnsi" w:hAnsiTheme="majorHAnsi" w:cs="Times New Roman"/>
          <w:sz w:val="24"/>
          <w:szCs w:val="24"/>
        </w:rPr>
        <w:t xml:space="preserve">Non-verbal IQ was measured using the Raven’s Coloured Progressive Matrices (Raven, Raven &amp; Court, 1998). In the task children are presented with incomplete visual patterns and are required to complete the pattern by selecting the correct missing piece, from an array of six.  Cotton, Kiely, </w:t>
      </w:r>
      <w:proofErr w:type="spellStart"/>
      <w:r w:rsidRPr="0090165E">
        <w:rPr>
          <w:rFonts w:asciiTheme="majorHAnsi" w:hAnsiTheme="majorHAnsi" w:cs="Times New Roman"/>
          <w:sz w:val="24"/>
          <w:szCs w:val="24"/>
        </w:rPr>
        <w:t>Crewther</w:t>
      </w:r>
      <w:proofErr w:type="spellEnd"/>
      <w:r w:rsidRPr="0090165E">
        <w:rPr>
          <w:rFonts w:asciiTheme="majorHAnsi" w:hAnsiTheme="majorHAnsi" w:cs="Times New Roman"/>
          <w:sz w:val="24"/>
          <w:szCs w:val="24"/>
        </w:rPr>
        <w:t xml:space="preserve">, Thompson, Laycock and </w:t>
      </w:r>
      <w:proofErr w:type="spellStart"/>
      <w:r w:rsidRPr="0090165E">
        <w:rPr>
          <w:rFonts w:asciiTheme="majorHAnsi" w:hAnsiTheme="majorHAnsi" w:cs="Times New Roman"/>
          <w:sz w:val="24"/>
          <w:szCs w:val="24"/>
        </w:rPr>
        <w:t>Crewther</w:t>
      </w:r>
      <w:proofErr w:type="spellEnd"/>
      <w:r w:rsidRPr="0090165E">
        <w:rPr>
          <w:rFonts w:asciiTheme="majorHAnsi" w:hAnsiTheme="majorHAnsi" w:cs="Times New Roman"/>
          <w:sz w:val="24"/>
          <w:szCs w:val="24"/>
        </w:rPr>
        <w:t xml:space="preserve"> (2005) report good internal consistency and reliability in a large sample of Australian 6 – 11-year-olds  [internal consistency (K-R formula 20) = .89; split half reliability = .90]. The children’s raw scores were used in the analyses.</w:t>
      </w:r>
    </w:p>
    <w:p w14:paraId="43F6EFE4" w14:textId="5DC03E04" w:rsidR="00736004" w:rsidRPr="00287208" w:rsidRDefault="00736004" w:rsidP="00287208">
      <w:pPr>
        <w:spacing w:after="0" w:line="480" w:lineRule="auto"/>
        <w:ind w:firstLine="720"/>
        <w:jc w:val="center"/>
        <w:rPr>
          <w:rFonts w:asciiTheme="majorHAnsi" w:hAnsiTheme="majorHAnsi" w:cs="Times New Roman"/>
          <w:b/>
          <w:sz w:val="24"/>
          <w:szCs w:val="24"/>
        </w:rPr>
      </w:pPr>
      <w:r w:rsidRPr="0090165E">
        <w:rPr>
          <w:rFonts w:asciiTheme="majorHAnsi" w:hAnsiTheme="majorHAnsi" w:cs="Times New Roman"/>
          <w:b/>
          <w:sz w:val="24"/>
          <w:szCs w:val="24"/>
        </w:rPr>
        <w:t>Results</w:t>
      </w:r>
    </w:p>
    <w:p w14:paraId="735DD5CB" w14:textId="77777777" w:rsidR="0090165E" w:rsidRPr="0090165E" w:rsidRDefault="00C37B9E" w:rsidP="0090165E">
      <w:pPr>
        <w:spacing w:after="0" w:line="480" w:lineRule="auto"/>
        <w:rPr>
          <w:rFonts w:asciiTheme="majorHAnsi" w:hAnsiTheme="majorHAnsi" w:cs="Times New Roman"/>
          <w:sz w:val="24"/>
          <w:szCs w:val="24"/>
        </w:rPr>
      </w:pPr>
      <w:r w:rsidRPr="0090165E">
        <w:rPr>
          <w:rFonts w:asciiTheme="majorHAnsi" w:hAnsiTheme="majorHAnsi" w:cs="Times New Roman"/>
          <w:sz w:val="24"/>
          <w:szCs w:val="24"/>
        </w:rPr>
        <w:tab/>
        <w:t xml:space="preserve">Logistic mixed effect models were applied to the production of DO structures (DO=1, PD=0) with age, structure,  and verb overlap as predictors (all variables </w:t>
      </w:r>
      <w:proofErr w:type="spellStart"/>
      <w:r w:rsidRPr="0090165E">
        <w:rPr>
          <w:rFonts w:asciiTheme="majorHAnsi" w:hAnsiTheme="majorHAnsi" w:cs="Times New Roman"/>
          <w:sz w:val="24"/>
          <w:szCs w:val="24"/>
        </w:rPr>
        <w:t>centered</w:t>
      </w:r>
      <w:proofErr w:type="spellEnd"/>
      <w:r w:rsidRPr="0090165E">
        <w:rPr>
          <w:rFonts w:asciiTheme="majorHAnsi" w:hAnsiTheme="majorHAnsi" w:cs="Times New Roman"/>
          <w:sz w:val="24"/>
          <w:szCs w:val="24"/>
        </w:rPr>
        <w:t xml:space="preserve">).  Participant was included as a random effect and the maximal model that converged had prime and verb overlap as random slopes.  There was a main effect of </w:t>
      </w:r>
      <w:r w:rsidR="0090165E" w:rsidRPr="0090165E">
        <w:rPr>
          <w:rFonts w:asciiTheme="majorHAnsi" w:hAnsiTheme="majorHAnsi" w:cs="Times New Roman"/>
          <w:sz w:val="24"/>
          <w:szCs w:val="24"/>
        </w:rPr>
        <w:t>age</w:t>
      </w:r>
      <w:r w:rsidR="0090165E">
        <w:rPr>
          <w:rFonts w:asciiTheme="majorHAnsi" w:hAnsiTheme="majorHAnsi" w:cs="Times New Roman"/>
          <w:sz w:val="24"/>
          <w:szCs w:val="24"/>
        </w:rPr>
        <w:t xml:space="preserve">,  </w:t>
      </w:r>
      <w:r w:rsidR="00550E5D" w:rsidRPr="00550E5D">
        <w:rPr>
          <w:rFonts w:asciiTheme="majorHAnsi" w:eastAsia="Times New Roman" w:hAnsiTheme="majorHAnsi" w:cs="Times New Roman"/>
          <w:bCs/>
          <w:color w:val="252525"/>
          <w:sz w:val="24"/>
          <w:szCs w:val="24"/>
          <w:shd w:val="clear" w:color="auto" w:fill="FFFFFF"/>
          <w:lang w:val="en-GB"/>
        </w:rPr>
        <w:t>β</w:t>
      </w:r>
      <w:r w:rsidR="00550E5D" w:rsidRPr="0090165E">
        <w:rPr>
          <w:rFonts w:asciiTheme="majorHAnsi" w:eastAsia="Times New Roman" w:hAnsiTheme="majorHAnsi" w:cs="Times New Roman"/>
          <w:bCs/>
          <w:iCs/>
          <w:color w:val="252525"/>
          <w:sz w:val="24"/>
          <w:szCs w:val="24"/>
          <w:shd w:val="clear" w:color="auto" w:fill="FFFFFF"/>
          <w:lang w:val="en-GB"/>
        </w:rPr>
        <w:t xml:space="preserve"> </w:t>
      </w:r>
      <w:r w:rsidR="00550E5D">
        <w:rPr>
          <w:rFonts w:asciiTheme="majorHAnsi" w:eastAsia="Times New Roman" w:hAnsiTheme="majorHAnsi" w:cs="Times New Roman"/>
          <w:bCs/>
          <w:iCs/>
          <w:color w:val="252525"/>
          <w:sz w:val="24"/>
          <w:szCs w:val="24"/>
          <w:shd w:val="clear" w:color="auto" w:fill="FFFFFF"/>
          <w:lang w:val="en-GB"/>
        </w:rPr>
        <w:t xml:space="preserve">= 0.31, </w:t>
      </w:r>
      <w:r w:rsidR="0090165E" w:rsidRPr="0090165E">
        <w:rPr>
          <w:rFonts w:asciiTheme="majorHAnsi" w:eastAsia="Times New Roman" w:hAnsiTheme="majorHAnsi" w:cs="Times New Roman"/>
          <w:bCs/>
          <w:iCs/>
          <w:color w:val="252525"/>
          <w:sz w:val="24"/>
          <w:szCs w:val="24"/>
          <w:shd w:val="clear" w:color="auto" w:fill="FFFFFF"/>
          <w:lang w:val="en-GB"/>
        </w:rPr>
        <w:t>χ</w:t>
      </w:r>
      <w:r w:rsidR="0090165E" w:rsidRPr="0090165E">
        <w:rPr>
          <w:rFonts w:asciiTheme="majorHAnsi" w:eastAsia="Times New Roman" w:hAnsiTheme="majorHAnsi" w:cs="Times New Roman"/>
          <w:bCs/>
          <w:color w:val="252525"/>
          <w:sz w:val="24"/>
          <w:szCs w:val="24"/>
          <w:shd w:val="clear" w:color="auto" w:fill="FFFFFF"/>
          <w:lang w:val="en-GB"/>
        </w:rPr>
        <w:t>²</w:t>
      </w:r>
      <w:r w:rsidR="0090165E">
        <w:rPr>
          <w:rFonts w:asciiTheme="majorHAnsi" w:eastAsia="Times New Roman" w:hAnsiTheme="majorHAnsi" w:cs="Times New Roman"/>
          <w:bCs/>
          <w:color w:val="252525"/>
          <w:sz w:val="24"/>
          <w:szCs w:val="24"/>
          <w:shd w:val="clear" w:color="auto" w:fill="FFFFFF"/>
          <w:lang w:val="en-GB"/>
        </w:rPr>
        <w:t xml:space="preserve">(1) = 7.1, p &lt; 0.008, which can be seen in the growth of DO production as children get older (Figure X).  There was a main effect of structure, </w:t>
      </w:r>
      <w:r w:rsidR="00550E5D" w:rsidRPr="00550E5D">
        <w:rPr>
          <w:rFonts w:asciiTheme="majorHAnsi" w:eastAsia="Times New Roman" w:hAnsiTheme="majorHAnsi" w:cs="Times New Roman"/>
          <w:bCs/>
          <w:color w:val="252525"/>
          <w:sz w:val="24"/>
          <w:szCs w:val="24"/>
          <w:shd w:val="clear" w:color="auto" w:fill="FFFFFF"/>
          <w:lang w:val="en-GB"/>
        </w:rPr>
        <w:t>β</w:t>
      </w:r>
      <w:r w:rsidR="00550E5D" w:rsidRPr="0090165E">
        <w:rPr>
          <w:rFonts w:asciiTheme="majorHAnsi" w:eastAsia="Times New Roman" w:hAnsiTheme="majorHAnsi" w:cs="Times New Roman"/>
          <w:bCs/>
          <w:iCs/>
          <w:color w:val="252525"/>
          <w:sz w:val="24"/>
          <w:szCs w:val="24"/>
          <w:shd w:val="clear" w:color="auto" w:fill="FFFFFF"/>
          <w:lang w:val="en-GB"/>
        </w:rPr>
        <w:t xml:space="preserve"> </w:t>
      </w:r>
      <w:r w:rsidR="00550E5D">
        <w:rPr>
          <w:rFonts w:asciiTheme="majorHAnsi" w:eastAsia="Times New Roman" w:hAnsiTheme="majorHAnsi" w:cs="Times New Roman"/>
          <w:bCs/>
          <w:iCs/>
          <w:color w:val="252525"/>
          <w:sz w:val="24"/>
          <w:szCs w:val="24"/>
          <w:shd w:val="clear" w:color="auto" w:fill="FFFFFF"/>
          <w:lang w:val="en-GB"/>
        </w:rPr>
        <w:t xml:space="preserve">= 1.45, </w:t>
      </w:r>
      <w:r w:rsidR="0090165E" w:rsidRPr="0090165E">
        <w:rPr>
          <w:rFonts w:asciiTheme="majorHAnsi" w:eastAsia="Times New Roman" w:hAnsiTheme="majorHAnsi" w:cs="Times New Roman"/>
          <w:bCs/>
          <w:iCs/>
          <w:color w:val="252525"/>
          <w:sz w:val="24"/>
          <w:szCs w:val="24"/>
          <w:shd w:val="clear" w:color="auto" w:fill="FFFFFF"/>
          <w:lang w:val="en-GB"/>
        </w:rPr>
        <w:t>χ</w:t>
      </w:r>
      <w:proofErr w:type="gramStart"/>
      <w:r w:rsidR="0090165E" w:rsidRPr="0090165E">
        <w:rPr>
          <w:rFonts w:asciiTheme="majorHAnsi" w:eastAsia="Times New Roman" w:hAnsiTheme="majorHAnsi" w:cs="Times New Roman"/>
          <w:bCs/>
          <w:color w:val="252525"/>
          <w:sz w:val="24"/>
          <w:szCs w:val="24"/>
          <w:shd w:val="clear" w:color="auto" w:fill="FFFFFF"/>
          <w:lang w:val="en-GB"/>
        </w:rPr>
        <w:t>²</w:t>
      </w:r>
      <w:r w:rsidR="0090165E">
        <w:rPr>
          <w:rFonts w:asciiTheme="majorHAnsi" w:eastAsia="Times New Roman" w:hAnsiTheme="majorHAnsi" w:cs="Times New Roman"/>
          <w:bCs/>
          <w:color w:val="252525"/>
          <w:sz w:val="24"/>
          <w:szCs w:val="24"/>
          <w:shd w:val="clear" w:color="auto" w:fill="FFFFFF"/>
          <w:lang w:val="en-GB"/>
        </w:rPr>
        <w:t>(</w:t>
      </w:r>
      <w:proofErr w:type="gramEnd"/>
      <w:r w:rsidR="0090165E">
        <w:rPr>
          <w:rFonts w:asciiTheme="majorHAnsi" w:eastAsia="Times New Roman" w:hAnsiTheme="majorHAnsi" w:cs="Times New Roman"/>
          <w:bCs/>
          <w:color w:val="252525"/>
          <w:sz w:val="24"/>
          <w:szCs w:val="24"/>
          <w:shd w:val="clear" w:color="auto" w:fill="FFFFFF"/>
          <w:lang w:val="en-GB"/>
        </w:rPr>
        <w:t xml:space="preserve">1) = 51.0, p &lt; 0.001, where DO production was higher after DO primes than after PD primes.  </w:t>
      </w:r>
      <w:r w:rsidR="0090165E">
        <w:rPr>
          <w:rFonts w:asciiTheme="majorHAnsi" w:eastAsia="Times New Roman" w:hAnsiTheme="majorHAnsi" w:cs="Times New Roman"/>
          <w:bCs/>
          <w:color w:val="252525"/>
          <w:sz w:val="24"/>
          <w:szCs w:val="24"/>
          <w:shd w:val="clear" w:color="auto" w:fill="FFFFFF"/>
          <w:lang w:val="en-GB"/>
        </w:rPr>
        <w:lastRenderedPageBreak/>
        <w:t xml:space="preserve">There was an interaction of structure and verb overlap, </w:t>
      </w:r>
      <w:r w:rsidR="00550E5D" w:rsidRPr="00550E5D">
        <w:rPr>
          <w:rFonts w:asciiTheme="majorHAnsi" w:eastAsia="Times New Roman" w:hAnsiTheme="majorHAnsi" w:cs="Times New Roman"/>
          <w:bCs/>
          <w:color w:val="252525"/>
          <w:sz w:val="24"/>
          <w:szCs w:val="24"/>
          <w:shd w:val="clear" w:color="auto" w:fill="FFFFFF"/>
          <w:lang w:val="en-GB"/>
        </w:rPr>
        <w:t>β</w:t>
      </w:r>
      <w:r w:rsidR="00550E5D" w:rsidRPr="0090165E">
        <w:rPr>
          <w:rFonts w:asciiTheme="majorHAnsi" w:eastAsia="Times New Roman" w:hAnsiTheme="majorHAnsi" w:cs="Times New Roman"/>
          <w:bCs/>
          <w:iCs/>
          <w:color w:val="252525"/>
          <w:sz w:val="24"/>
          <w:szCs w:val="24"/>
          <w:shd w:val="clear" w:color="auto" w:fill="FFFFFF"/>
          <w:lang w:val="en-GB"/>
        </w:rPr>
        <w:t xml:space="preserve"> </w:t>
      </w:r>
      <w:r w:rsidR="00550E5D">
        <w:rPr>
          <w:rFonts w:asciiTheme="majorHAnsi" w:eastAsia="Times New Roman" w:hAnsiTheme="majorHAnsi" w:cs="Times New Roman"/>
          <w:bCs/>
          <w:iCs/>
          <w:color w:val="252525"/>
          <w:sz w:val="24"/>
          <w:szCs w:val="24"/>
          <w:shd w:val="clear" w:color="auto" w:fill="FFFFFF"/>
          <w:lang w:val="en-GB"/>
        </w:rPr>
        <w:t xml:space="preserve">= 1.37, </w:t>
      </w:r>
      <w:r w:rsidR="0090165E" w:rsidRPr="0090165E">
        <w:rPr>
          <w:rFonts w:asciiTheme="majorHAnsi" w:eastAsia="Times New Roman" w:hAnsiTheme="majorHAnsi" w:cs="Times New Roman"/>
          <w:bCs/>
          <w:iCs/>
          <w:color w:val="252525"/>
          <w:sz w:val="24"/>
          <w:szCs w:val="24"/>
          <w:shd w:val="clear" w:color="auto" w:fill="FFFFFF"/>
          <w:lang w:val="en-GB"/>
        </w:rPr>
        <w:t>χ</w:t>
      </w:r>
      <w:proofErr w:type="gramStart"/>
      <w:r w:rsidR="0090165E" w:rsidRPr="0090165E">
        <w:rPr>
          <w:rFonts w:asciiTheme="majorHAnsi" w:eastAsia="Times New Roman" w:hAnsiTheme="majorHAnsi" w:cs="Times New Roman"/>
          <w:bCs/>
          <w:color w:val="252525"/>
          <w:sz w:val="24"/>
          <w:szCs w:val="24"/>
          <w:shd w:val="clear" w:color="auto" w:fill="FFFFFF"/>
          <w:lang w:val="en-GB"/>
        </w:rPr>
        <w:t>²</w:t>
      </w:r>
      <w:r w:rsidR="0090165E">
        <w:rPr>
          <w:rFonts w:asciiTheme="majorHAnsi" w:eastAsia="Times New Roman" w:hAnsiTheme="majorHAnsi" w:cs="Times New Roman"/>
          <w:bCs/>
          <w:color w:val="252525"/>
          <w:sz w:val="24"/>
          <w:szCs w:val="24"/>
          <w:shd w:val="clear" w:color="auto" w:fill="FFFFFF"/>
          <w:lang w:val="en-GB"/>
        </w:rPr>
        <w:t>(</w:t>
      </w:r>
      <w:proofErr w:type="gramEnd"/>
      <w:r w:rsidR="0090165E">
        <w:rPr>
          <w:rFonts w:asciiTheme="majorHAnsi" w:eastAsia="Times New Roman" w:hAnsiTheme="majorHAnsi" w:cs="Times New Roman"/>
          <w:bCs/>
          <w:color w:val="252525"/>
          <w:sz w:val="24"/>
          <w:szCs w:val="24"/>
          <w:shd w:val="clear" w:color="auto" w:fill="FFFFFF"/>
          <w:lang w:val="en-GB"/>
        </w:rPr>
        <w:t xml:space="preserve">1) = 20.3, p &lt; 0.001, where priming was bigger when the verb was the same in prime and target (lexical boost).  </w:t>
      </w:r>
    </w:p>
    <w:p w14:paraId="71DFB006" w14:textId="77777777" w:rsidR="0090165E" w:rsidRPr="0090165E" w:rsidRDefault="0090165E" w:rsidP="00736004">
      <w:pPr>
        <w:spacing w:after="0" w:line="480" w:lineRule="auto"/>
        <w:rPr>
          <w:rFonts w:asciiTheme="majorHAnsi" w:hAnsiTheme="majorHAnsi" w:cs="Times New Roman"/>
          <w:sz w:val="24"/>
          <w:szCs w:val="24"/>
        </w:rPr>
      </w:pPr>
    </w:p>
    <w:p w14:paraId="2D70C9F2" w14:textId="77777777" w:rsidR="00B2622E" w:rsidRDefault="00C37B9E" w:rsidP="00C37B9E">
      <w:pPr>
        <w:spacing w:after="0" w:line="480" w:lineRule="auto"/>
        <w:rPr>
          <w:rFonts w:asciiTheme="majorHAnsi" w:eastAsiaTheme="minorEastAsia" w:hAnsiTheme="majorHAnsi" w:cstheme="majorBidi"/>
          <w:sz w:val="24"/>
          <w:szCs w:val="24"/>
          <w:lang w:eastAsia="zh-CN"/>
        </w:rPr>
      </w:pPr>
      <w:r w:rsidRPr="0090165E">
        <w:rPr>
          <w:rFonts w:asciiTheme="majorHAnsi" w:eastAsiaTheme="minorEastAsia" w:hAnsiTheme="majorHAnsi" w:cstheme="majorBidi"/>
          <w:noProof/>
          <w:sz w:val="24"/>
          <w:szCs w:val="24"/>
          <w:lang w:eastAsia="en-AU"/>
        </w:rPr>
        <w:drawing>
          <wp:inline distT="0" distB="0" distL="0" distR="0" wp14:anchorId="70DC0413" wp14:editId="43953A73">
            <wp:extent cx="5720080" cy="2860040"/>
            <wp:effectExtent l="0" t="0" r="0" b="10160"/>
            <wp:docPr id="2" name="Picture 2" descr="Macintosh HD:Users:chang:Dropbox:mywork:evanprime:prime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chang:Dropbox:mywork:evanprime:primeboos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080" cy="2860040"/>
                    </a:xfrm>
                    <a:prstGeom prst="rect">
                      <a:avLst/>
                    </a:prstGeom>
                    <a:noFill/>
                    <a:ln>
                      <a:noFill/>
                    </a:ln>
                  </pic:spPr>
                </pic:pic>
              </a:graphicData>
            </a:graphic>
          </wp:inline>
        </w:drawing>
      </w:r>
    </w:p>
    <w:p w14:paraId="5B0014D1" w14:textId="77777777" w:rsidR="0090165E" w:rsidRDefault="0090165E" w:rsidP="00C37B9E">
      <w:pPr>
        <w:spacing w:after="0" w:line="480" w:lineRule="auto"/>
        <w:rPr>
          <w:rFonts w:asciiTheme="majorHAnsi" w:eastAsiaTheme="minorEastAsia" w:hAnsiTheme="majorHAnsi" w:cstheme="majorBidi"/>
          <w:noProof/>
          <w:sz w:val="24"/>
          <w:szCs w:val="24"/>
          <w:lang w:val="en-US"/>
        </w:rPr>
      </w:pPr>
      <w:r>
        <w:rPr>
          <w:rFonts w:asciiTheme="majorHAnsi" w:eastAsiaTheme="minorEastAsia" w:hAnsiTheme="majorHAnsi" w:cstheme="majorBidi"/>
          <w:sz w:val="24"/>
          <w:szCs w:val="24"/>
          <w:lang w:eastAsia="zh-CN"/>
        </w:rPr>
        <w:tab/>
        <w:t>To examine verb-based prime surprisal, we did another analysis using just the different verb condition items.  Age, prime structure, and prime verb bias were included as effect coded predictors and participant was a random effect with structure and verb bias crossed as random slopes.</w:t>
      </w:r>
      <w:r w:rsidR="00DD2AAD">
        <w:rPr>
          <w:rFonts w:asciiTheme="majorHAnsi" w:eastAsiaTheme="minorEastAsia" w:hAnsiTheme="majorHAnsi" w:cstheme="majorBidi"/>
          <w:sz w:val="24"/>
          <w:szCs w:val="24"/>
          <w:lang w:eastAsia="zh-CN"/>
        </w:rPr>
        <w:t xml:space="preserve">  </w:t>
      </w:r>
    </w:p>
    <w:p w14:paraId="2D2B6FD7" w14:textId="77777777" w:rsidR="00550E5D" w:rsidRDefault="00550E5D" w:rsidP="00C37B9E">
      <w:pPr>
        <w:spacing w:after="0" w:line="480" w:lineRule="auto"/>
        <w:rPr>
          <w:rFonts w:asciiTheme="majorHAnsi" w:eastAsiaTheme="minorEastAsia" w:hAnsiTheme="majorHAnsi" w:cstheme="majorBidi"/>
          <w:sz w:val="24"/>
          <w:szCs w:val="24"/>
          <w:lang w:eastAsia="zh-CN"/>
        </w:rPr>
      </w:pPr>
      <w:r>
        <w:rPr>
          <w:rFonts w:asciiTheme="majorHAnsi" w:eastAsiaTheme="minorEastAsia" w:hAnsiTheme="majorHAnsi" w:cstheme="majorBidi"/>
          <w:noProof/>
          <w:sz w:val="24"/>
          <w:szCs w:val="24"/>
          <w:lang w:eastAsia="en-AU"/>
        </w:rPr>
        <w:drawing>
          <wp:inline distT="0" distB="0" distL="0" distR="0" wp14:anchorId="4EF016D5" wp14:editId="6BA8C709">
            <wp:extent cx="5720080" cy="2860040"/>
            <wp:effectExtent l="0" t="0" r="0" b="10160"/>
            <wp:docPr id="4" name="Picture 4" descr="Macintosh HD:Users:chang:Dropbox:mywork:evanprime:surpri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chang:Dropbox:mywork:evanprime:surprisa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080" cy="2860040"/>
                    </a:xfrm>
                    <a:prstGeom prst="rect">
                      <a:avLst/>
                    </a:prstGeom>
                    <a:noFill/>
                    <a:ln>
                      <a:noFill/>
                    </a:ln>
                  </pic:spPr>
                </pic:pic>
              </a:graphicData>
            </a:graphic>
          </wp:inline>
        </w:drawing>
      </w:r>
    </w:p>
    <w:p w14:paraId="03F56BA9" w14:textId="4E6DF486" w:rsidR="00550E5D" w:rsidRDefault="00550E5D" w:rsidP="00550E5D">
      <w:pPr>
        <w:spacing w:after="0" w:line="480" w:lineRule="auto"/>
        <w:rPr>
          <w:rFonts w:asciiTheme="majorHAnsi" w:eastAsia="Times New Roman" w:hAnsiTheme="majorHAnsi" w:cs="Times New Roman"/>
          <w:bCs/>
          <w:color w:val="252525"/>
          <w:sz w:val="24"/>
          <w:szCs w:val="24"/>
          <w:shd w:val="clear" w:color="auto" w:fill="FFFFFF"/>
          <w:lang w:val="en-GB"/>
        </w:rPr>
      </w:pPr>
      <w:r w:rsidRPr="0090165E">
        <w:rPr>
          <w:rFonts w:asciiTheme="majorHAnsi" w:hAnsiTheme="majorHAnsi" w:cs="Times New Roman"/>
          <w:sz w:val="24"/>
          <w:szCs w:val="24"/>
        </w:rPr>
        <w:lastRenderedPageBreak/>
        <w:t xml:space="preserve">  </w:t>
      </w:r>
      <w:r>
        <w:rPr>
          <w:rFonts w:asciiTheme="majorHAnsi" w:hAnsiTheme="majorHAnsi" w:cs="Times New Roman"/>
          <w:sz w:val="24"/>
          <w:szCs w:val="24"/>
        </w:rPr>
        <w:t>As before, t</w:t>
      </w:r>
      <w:r w:rsidRPr="0090165E">
        <w:rPr>
          <w:rFonts w:asciiTheme="majorHAnsi" w:hAnsiTheme="majorHAnsi" w:cs="Times New Roman"/>
          <w:sz w:val="24"/>
          <w:szCs w:val="24"/>
        </w:rPr>
        <w:t>here was a main effect of age</w:t>
      </w:r>
      <w:r>
        <w:rPr>
          <w:rFonts w:asciiTheme="majorHAnsi" w:hAnsiTheme="majorHAnsi" w:cs="Times New Roman"/>
          <w:sz w:val="24"/>
          <w:szCs w:val="24"/>
        </w:rPr>
        <w:t xml:space="preserve">, </w:t>
      </w:r>
      <w:r w:rsidRPr="00550E5D">
        <w:rPr>
          <w:rFonts w:asciiTheme="majorHAnsi" w:eastAsia="Times New Roman" w:hAnsiTheme="majorHAnsi" w:cs="Times New Roman"/>
          <w:bCs/>
          <w:color w:val="252525"/>
          <w:sz w:val="24"/>
          <w:szCs w:val="24"/>
          <w:shd w:val="clear" w:color="auto" w:fill="FFFFFF"/>
          <w:lang w:val="en-GB"/>
        </w:rPr>
        <w:t>β</w:t>
      </w:r>
      <w:r w:rsidRPr="0090165E">
        <w:rPr>
          <w:rFonts w:asciiTheme="majorHAnsi" w:eastAsia="Times New Roman" w:hAnsiTheme="majorHAnsi" w:cs="Times New Roman"/>
          <w:bCs/>
          <w:iCs/>
          <w:color w:val="252525"/>
          <w:sz w:val="24"/>
          <w:szCs w:val="24"/>
          <w:shd w:val="clear" w:color="auto" w:fill="FFFFFF"/>
          <w:lang w:val="en-GB"/>
        </w:rPr>
        <w:t xml:space="preserve"> </w:t>
      </w:r>
      <w:r>
        <w:rPr>
          <w:rFonts w:asciiTheme="majorHAnsi" w:eastAsia="Times New Roman" w:hAnsiTheme="majorHAnsi" w:cs="Times New Roman"/>
          <w:bCs/>
          <w:iCs/>
          <w:color w:val="252525"/>
          <w:sz w:val="24"/>
          <w:szCs w:val="24"/>
          <w:shd w:val="clear" w:color="auto" w:fill="FFFFFF"/>
          <w:lang w:val="en-GB"/>
        </w:rPr>
        <w:t xml:space="preserve">= 0.35, </w:t>
      </w:r>
      <w:r w:rsidRPr="0090165E">
        <w:rPr>
          <w:rFonts w:asciiTheme="majorHAnsi" w:eastAsia="Times New Roman" w:hAnsiTheme="majorHAnsi" w:cs="Times New Roman"/>
          <w:bCs/>
          <w:iCs/>
          <w:color w:val="252525"/>
          <w:sz w:val="24"/>
          <w:szCs w:val="24"/>
          <w:shd w:val="clear" w:color="auto" w:fill="FFFFFF"/>
          <w:lang w:val="en-GB"/>
        </w:rPr>
        <w:t>χ</w:t>
      </w:r>
      <w:r w:rsidRPr="0090165E">
        <w:rPr>
          <w:rFonts w:asciiTheme="majorHAnsi" w:eastAsia="Times New Roman" w:hAnsiTheme="majorHAnsi" w:cs="Times New Roman"/>
          <w:bCs/>
          <w:color w:val="252525"/>
          <w:sz w:val="24"/>
          <w:szCs w:val="24"/>
          <w:shd w:val="clear" w:color="auto" w:fill="FFFFFF"/>
          <w:lang w:val="en-GB"/>
        </w:rPr>
        <w:t>²</w:t>
      </w:r>
      <w:r w:rsidR="009B5608">
        <w:rPr>
          <w:rFonts w:asciiTheme="majorHAnsi" w:eastAsia="Times New Roman" w:hAnsiTheme="majorHAnsi" w:cs="Times New Roman"/>
          <w:bCs/>
          <w:color w:val="252525"/>
          <w:sz w:val="24"/>
          <w:szCs w:val="24"/>
          <w:shd w:val="clear" w:color="auto" w:fill="FFFFFF"/>
          <w:lang w:val="en-GB"/>
        </w:rPr>
        <w:t xml:space="preserve">(1) = 8.7, p &lt; 0.004 </w:t>
      </w:r>
      <w:r>
        <w:rPr>
          <w:rFonts w:asciiTheme="majorHAnsi" w:eastAsia="Times New Roman" w:hAnsiTheme="majorHAnsi" w:cs="Times New Roman"/>
          <w:bCs/>
          <w:color w:val="252525"/>
          <w:sz w:val="24"/>
          <w:szCs w:val="24"/>
          <w:shd w:val="clear" w:color="auto" w:fill="FFFFFF"/>
          <w:lang w:val="en-GB"/>
        </w:rPr>
        <w:t xml:space="preserve">and a main effect of structure, </w:t>
      </w:r>
      <w:r w:rsidRPr="00550E5D">
        <w:rPr>
          <w:rFonts w:asciiTheme="majorHAnsi" w:eastAsia="Times New Roman" w:hAnsiTheme="majorHAnsi" w:cs="Times New Roman"/>
          <w:bCs/>
          <w:color w:val="252525"/>
          <w:sz w:val="24"/>
          <w:szCs w:val="24"/>
          <w:shd w:val="clear" w:color="auto" w:fill="FFFFFF"/>
          <w:lang w:val="en-GB"/>
        </w:rPr>
        <w:t>β</w:t>
      </w:r>
      <w:r w:rsidRPr="0090165E">
        <w:rPr>
          <w:rFonts w:asciiTheme="majorHAnsi" w:eastAsia="Times New Roman" w:hAnsiTheme="majorHAnsi" w:cs="Times New Roman"/>
          <w:bCs/>
          <w:iCs/>
          <w:color w:val="252525"/>
          <w:sz w:val="24"/>
          <w:szCs w:val="24"/>
          <w:shd w:val="clear" w:color="auto" w:fill="FFFFFF"/>
          <w:lang w:val="en-GB"/>
        </w:rPr>
        <w:t xml:space="preserve"> </w:t>
      </w:r>
      <w:r>
        <w:rPr>
          <w:rFonts w:asciiTheme="majorHAnsi" w:eastAsia="Times New Roman" w:hAnsiTheme="majorHAnsi" w:cs="Times New Roman"/>
          <w:bCs/>
          <w:iCs/>
          <w:color w:val="252525"/>
          <w:sz w:val="24"/>
          <w:szCs w:val="24"/>
          <w:shd w:val="clear" w:color="auto" w:fill="FFFFFF"/>
          <w:lang w:val="en-GB"/>
        </w:rPr>
        <w:t xml:space="preserve">= 0.68, </w:t>
      </w:r>
      <w:r w:rsidRPr="0090165E">
        <w:rPr>
          <w:rFonts w:asciiTheme="majorHAnsi" w:eastAsia="Times New Roman" w:hAnsiTheme="majorHAnsi" w:cs="Times New Roman"/>
          <w:bCs/>
          <w:iCs/>
          <w:color w:val="252525"/>
          <w:sz w:val="24"/>
          <w:szCs w:val="24"/>
          <w:shd w:val="clear" w:color="auto" w:fill="FFFFFF"/>
          <w:lang w:val="en-GB"/>
        </w:rPr>
        <w:t>χ</w:t>
      </w:r>
      <w:r w:rsidRPr="0090165E">
        <w:rPr>
          <w:rFonts w:asciiTheme="majorHAnsi" w:eastAsia="Times New Roman" w:hAnsiTheme="majorHAnsi" w:cs="Times New Roman"/>
          <w:bCs/>
          <w:color w:val="252525"/>
          <w:sz w:val="24"/>
          <w:szCs w:val="24"/>
          <w:shd w:val="clear" w:color="auto" w:fill="FFFFFF"/>
          <w:lang w:val="en-GB"/>
        </w:rPr>
        <w:t>²</w:t>
      </w:r>
      <w:r>
        <w:rPr>
          <w:rFonts w:asciiTheme="majorHAnsi" w:eastAsia="Times New Roman" w:hAnsiTheme="majorHAnsi" w:cs="Times New Roman"/>
          <w:bCs/>
          <w:color w:val="252525"/>
          <w:sz w:val="24"/>
          <w:szCs w:val="24"/>
          <w:shd w:val="clear" w:color="auto" w:fill="FFFFFF"/>
          <w:lang w:val="en-GB"/>
        </w:rPr>
        <w:t xml:space="preserve">(1) = 7.1, p &lt; 0.008.   Critically, there was an interaction of structure and verb bias, </w:t>
      </w:r>
      <w:r w:rsidRPr="00550E5D">
        <w:rPr>
          <w:rFonts w:asciiTheme="majorHAnsi" w:eastAsia="Times New Roman" w:hAnsiTheme="majorHAnsi" w:cs="Times New Roman"/>
          <w:bCs/>
          <w:color w:val="252525"/>
          <w:sz w:val="24"/>
          <w:szCs w:val="24"/>
          <w:shd w:val="clear" w:color="auto" w:fill="FFFFFF"/>
          <w:lang w:val="en-GB"/>
        </w:rPr>
        <w:t>β</w:t>
      </w:r>
      <w:r>
        <w:rPr>
          <w:rFonts w:asciiTheme="majorHAnsi" w:eastAsia="Times New Roman" w:hAnsiTheme="majorHAnsi" w:cs="Times New Roman"/>
          <w:bCs/>
          <w:color w:val="252525"/>
          <w:sz w:val="24"/>
          <w:szCs w:val="24"/>
          <w:shd w:val="clear" w:color="auto" w:fill="FFFFFF"/>
          <w:lang w:val="en-GB"/>
        </w:rPr>
        <w:t xml:space="preserve"> = -2.2, </w:t>
      </w:r>
      <w:r w:rsidRPr="0090165E">
        <w:rPr>
          <w:rFonts w:asciiTheme="majorHAnsi" w:eastAsia="Times New Roman" w:hAnsiTheme="majorHAnsi" w:cs="Times New Roman"/>
          <w:bCs/>
          <w:iCs/>
          <w:color w:val="252525"/>
          <w:sz w:val="24"/>
          <w:szCs w:val="24"/>
          <w:shd w:val="clear" w:color="auto" w:fill="FFFFFF"/>
          <w:lang w:val="en-GB"/>
        </w:rPr>
        <w:t>χ</w:t>
      </w:r>
      <w:proofErr w:type="gramStart"/>
      <w:r w:rsidRPr="0090165E">
        <w:rPr>
          <w:rFonts w:asciiTheme="majorHAnsi" w:eastAsia="Times New Roman" w:hAnsiTheme="majorHAnsi" w:cs="Times New Roman"/>
          <w:bCs/>
          <w:color w:val="252525"/>
          <w:sz w:val="24"/>
          <w:szCs w:val="24"/>
          <w:shd w:val="clear" w:color="auto" w:fill="FFFFFF"/>
          <w:lang w:val="en-GB"/>
        </w:rPr>
        <w:t>²</w:t>
      </w:r>
      <w:r>
        <w:rPr>
          <w:rFonts w:asciiTheme="majorHAnsi" w:eastAsia="Times New Roman" w:hAnsiTheme="majorHAnsi" w:cs="Times New Roman"/>
          <w:bCs/>
          <w:color w:val="252525"/>
          <w:sz w:val="24"/>
          <w:szCs w:val="24"/>
          <w:shd w:val="clear" w:color="auto" w:fill="FFFFFF"/>
          <w:lang w:val="en-GB"/>
        </w:rPr>
        <w:t>(</w:t>
      </w:r>
      <w:proofErr w:type="gramEnd"/>
      <w:r>
        <w:rPr>
          <w:rFonts w:asciiTheme="majorHAnsi" w:eastAsia="Times New Roman" w:hAnsiTheme="majorHAnsi" w:cs="Times New Roman"/>
          <w:bCs/>
          <w:color w:val="252525"/>
          <w:sz w:val="24"/>
          <w:szCs w:val="24"/>
          <w:shd w:val="clear" w:color="auto" w:fill="FFFFFF"/>
          <w:lang w:val="en-GB"/>
        </w:rPr>
        <w:t>1) = 16.6, p &lt; 0.001</w:t>
      </w:r>
      <w:r w:rsidR="009B5608">
        <w:rPr>
          <w:rFonts w:asciiTheme="majorHAnsi" w:eastAsia="Times New Roman" w:hAnsiTheme="majorHAnsi" w:cs="Times New Roman"/>
          <w:bCs/>
          <w:color w:val="252525"/>
          <w:sz w:val="24"/>
          <w:szCs w:val="24"/>
          <w:shd w:val="clear" w:color="auto" w:fill="FFFFFF"/>
          <w:lang w:val="en-GB"/>
        </w:rPr>
        <w:t xml:space="preserve"> (Figure X)</w:t>
      </w:r>
      <w:r>
        <w:rPr>
          <w:rFonts w:asciiTheme="majorHAnsi" w:eastAsia="Times New Roman" w:hAnsiTheme="majorHAnsi" w:cs="Times New Roman"/>
          <w:bCs/>
          <w:color w:val="252525"/>
          <w:sz w:val="24"/>
          <w:szCs w:val="24"/>
          <w:shd w:val="clear" w:color="auto" w:fill="FFFFFF"/>
          <w:lang w:val="en-GB"/>
        </w:rPr>
        <w:t>.  The negative beta means that when the verb’s bias matched the prime structure, priming was smaller than when the verb’s bias mismatched the structure.</w:t>
      </w:r>
    </w:p>
    <w:p w14:paraId="5140EB0E" w14:textId="03E650F6" w:rsidR="009C5C06" w:rsidRDefault="009C5C06" w:rsidP="009C5C06">
      <w:pPr>
        <w:spacing w:after="0" w:line="480" w:lineRule="auto"/>
        <w:rPr>
          <w:rFonts w:asciiTheme="majorHAnsi" w:eastAsia="Times New Roman" w:hAnsiTheme="majorHAnsi" w:cs="Times New Roman"/>
          <w:bCs/>
          <w:color w:val="252525"/>
          <w:sz w:val="24"/>
          <w:szCs w:val="24"/>
          <w:shd w:val="clear" w:color="auto" w:fill="FFFFFF"/>
          <w:lang w:val="en-GB"/>
        </w:rPr>
      </w:pPr>
      <w:r>
        <w:rPr>
          <w:rFonts w:asciiTheme="majorHAnsi" w:eastAsia="Times New Roman" w:hAnsiTheme="majorHAnsi" w:cs="Times New Roman"/>
          <w:bCs/>
          <w:color w:val="252525"/>
          <w:sz w:val="24"/>
          <w:szCs w:val="24"/>
          <w:shd w:val="clear" w:color="auto" w:fill="FFFFFF"/>
          <w:lang w:val="en-GB"/>
        </w:rPr>
        <w:tab/>
      </w:r>
      <w:r>
        <w:rPr>
          <w:rFonts w:asciiTheme="majorHAnsi" w:eastAsia="Times New Roman" w:hAnsiTheme="majorHAnsi" w:cs="Times New Roman"/>
          <w:bCs/>
          <w:noProof/>
          <w:color w:val="252525"/>
          <w:sz w:val="24"/>
          <w:szCs w:val="24"/>
          <w:shd w:val="clear" w:color="auto" w:fill="FFFFFF"/>
          <w:lang w:eastAsia="en-AU"/>
        </w:rPr>
        <w:drawing>
          <wp:inline distT="0" distB="0" distL="0" distR="0" wp14:anchorId="6826D5FF" wp14:editId="698FFEE9">
            <wp:extent cx="5720080" cy="2860040"/>
            <wp:effectExtent l="0" t="0" r="0" b="10160"/>
            <wp:docPr id="6" name="Picture 6" descr="Macintosh HD:Users:chang:Dropbox:mywork:evanprime:rav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chang:Dropbox:mywork:evanprime:raven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0080" cy="2860040"/>
                    </a:xfrm>
                    <a:prstGeom prst="rect">
                      <a:avLst/>
                    </a:prstGeom>
                    <a:noFill/>
                    <a:ln>
                      <a:noFill/>
                    </a:ln>
                  </pic:spPr>
                </pic:pic>
              </a:graphicData>
            </a:graphic>
          </wp:inline>
        </w:drawing>
      </w:r>
      <w:r>
        <w:rPr>
          <w:rFonts w:asciiTheme="majorHAnsi" w:eastAsia="Times New Roman" w:hAnsiTheme="majorHAnsi" w:cs="Times New Roman"/>
          <w:bCs/>
          <w:color w:val="252525"/>
          <w:sz w:val="24"/>
          <w:szCs w:val="24"/>
          <w:shd w:val="clear" w:color="auto" w:fill="FFFFFF"/>
          <w:lang w:val="en-GB"/>
        </w:rPr>
        <w:t>To see if the raven’s score influence the lexical boost and abstract priming, we crossed ravens with prime structure and verb overlap (Figure X).</w:t>
      </w:r>
      <w:r>
        <w:rPr>
          <w:rFonts w:asciiTheme="majorHAnsi" w:hAnsiTheme="majorHAnsi" w:cs="Times New Roman"/>
          <w:sz w:val="24"/>
          <w:szCs w:val="24"/>
        </w:rPr>
        <w:t xml:space="preserve">   T</w:t>
      </w:r>
      <w:r w:rsidRPr="0090165E">
        <w:rPr>
          <w:rFonts w:asciiTheme="majorHAnsi" w:hAnsiTheme="majorHAnsi" w:cs="Times New Roman"/>
          <w:sz w:val="24"/>
          <w:szCs w:val="24"/>
        </w:rPr>
        <w:t xml:space="preserve">here was a main effect of </w:t>
      </w:r>
      <w:r>
        <w:rPr>
          <w:rFonts w:asciiTheme="majorHAnsi" w:hAnsiTheme="majorHAnsi" w:cs="Times New Roman"/>
          <w:sz w:val="24"/>
          <w:szCs w:val="24"/>
        </w:rPr>
        <w:t xml:space="preserve">Raven’s score, </w:t>
      </w:r>
      <w:r w:rsidRPr="00550E5D">
        <w:rPr>
          <w:rFonts w:asciiTheme="majorHAnsi" w:eastAsia="Times New Roman" w:hAnsiTheme="majorHAnsi" w:cs="Times New Roman"/>
          <w:bCs/>
          <w:color w:val="252525"/>
          <w:sz w:val="24"/>
          <w:szCs w:val="24"/>
          <w:shd w:val="clear" w:color="auto" w:fill="FFFFFF"/>
          <w:lang w:val="en-GB"/>
        </w:rPr>
        <w:t>β</w:t>
      </w:r>
      <w:r w:rsidRPr="0090165E">
        <w:rPr>
          <w:rFonts w:asciiTheme="majorHAnsi" w:eastAsia="Times New Roman" w:hAnsiTheme="majorHAnsi" w:cs="Times New Roman"/>
          <w:bCs/>
          <w:iCs/>
          <w:color w:val="252525"/>
          <w:sz w:val="24"/>
          <w:szCs w:val="24"/>
          <w:shd w:val="clear" w:color="auto" w:fill="FFFFFF"/>
          <w:lang w:val="en-GB"/>
        </w:rPr>
        <w:t xml:space="preserve"> </w:t>
      </w:r>
      <w:r>
        <w:rPr>
          <w:rFonts w:asciiTheme="majorHAnsi" w:eastAsia="Times New Roman" w:hAnsiTheme="majorHAnsi" w:cs="Times New Roman"/>
          <w:bCs/>
          <w:iCs/>
          <w:color w:val="252525"/>
          <w:sz w:val="24"/>
          <w:szCs w:val="24"/>
          <w:shd w:val="clear" w:color="auto" w:fill="FFFFFF"/>
          <w:lang w:val="en-GB"/>
        </w:rPr>
        <w:t xml:space="preserve">= 0.06, </w:t>
      </w:r>
      <w:r w:rsidRPr="0090165E">
        <w:rPr>
          <w:rFonts w:asciiTheme="majorHAnsi" w:eastAsia="Times New Roman" w:hAnsiTheme="majorHAnsi" w:cs="Times New Roman"/>
          <w:bCs/>
          <w:iCs/>
          <w:color w:val="252525"/>
          <w:sz w:val="24"/>
          <w:szCs w:val="24"/>
          <w:shd w:val="clear" w:color="auto" w:fill="FFFFFF"/>
          <w:lang w:val="en-GB"/>
        </w:rPr>
        <w:t>χ</w:t>
      </w:r>
      <w:r w:rsidRPr="0090165E">
        <w:rPr>
          <w:rFonts w:asciiTheme="majorHAnsi" w:eastAsia="Times New Roman" w:hAnsiTheme="majorHAnsi" w:cs="Times New Roman"/>
          <w:bCs/>
          <w:color w:val="252525"/>
          <w:sz w:val="24"/>
          <w:szCs w:val="24"/>
          <w:shd w:val="clear" w:color="auto" w:fill="FFFFFF"/>
          <w:lang w:val="en-GB"/>
        </w:rPr>
        <w:t>²</w:t>
      </w:r>
      <w:r w:rsidR="003E7357">
        <w:rPr>
          <w:rFonts w:asciiTheme="majorHAnsi" w:eastAsia="Times New Roman" w:hAnsiTheme="majorHAnsi" w:cs="Times New Roman"/>
          <w:bCs/>
          <w:color w:val="252525"/>
          <w:sz w:val="24"/>
          <w:szCs w:val="24"/>
          <w:shd w:val="clear" w:color="auto" w:fill="FFFFFF"/>
          <w:lang w:val="en-GB"/>
        </w:rPr>
        <w:t>(1) = 6.6, p &lt; 0.01</w:t>
      </w:r>
      <w:r>
        <w:rPr>
          <w:rFonts w:asciiTheme="majorHAnsi" w:eastAsia="Times New Roman" w:hAnsiTheme="majorHAnsi" w:cs="Times New Roman"/>
          <w:bCs/>
          <w:color w:val="252525"/>
          <w:sz w:val="24"/>
          <w:szCs w:val="24"/>
          <w:shd w:val="clear" w:color="auto" w:fill="FFFFFF"/>
          <w:lang w:val="en-GB"/>
        </w:rPr>
        <w:t xml:space="preserve">.  As before, there was a main effect of structure, </w:t>
      </w:r>
      <w:r w:rsidRPr="00550E5D">
        <w:rPr>
          <w:rFonts w:asciiTheme="majorHAnsi" w:eastAsia="Times New Roman" w:hAnsiTheme="majorHAnsi" w:cs="Times New Roman"/>
          <w:bCs/>
          <w:color w:val="252525"/>
          <w:sz w:val="24"/>
          <w:szCs w:val="24"/>
          <w:shd w:val="clear" w:color="auto" w:fill="FFFFFF"/>
          <w:lang w:val="en-GB"/>
        </w:rPr>
        <w:t>β</w:t>
      </w:r>
      <w:r w:rsidRPr="0090165E">
        <w:rPr>
          <w:rFonts w:asciiTheme="majorHAnsi" w:eastAsia="Times New Roman" w:hAnsiTheme="majorHAnsi" w:cs="Times New Roman"/>
          <w:bCs/>
          <w:iCs/>
          <w:color w:val="252525"/>
          <w:sz w:val="24"/>
          <w:szCs w:val="24"/>
          <w:shd w:val="clear" w:color="auto" w:fill="FFFFFF"/>
          <w:lang w:val="en-GB"/>
        </w:rPr>
        <w:t xml:space="preserve"> </w:t>
      </w:r>
      <w:r w:rsidR="003E7357">
        <w:rPr>
          <w:rFonts w:asciiTheme="majorHAnsi" w:eastAsia="Times New Roman" w:hAnsiTheme="majorHAnsi" w:cs="Times New Roman"/>
          <w:bCs/>
          <w:iCs/>
          <w:color w:val="252525"/>
          <w:sz w:val="24"/>
          <w:szCs w:val="24"/>
          <w:shd w:val="clear" w:color="auto" w:fill="FFFFFF"/>
          <w:lang w:val="en-GB"/>
        </w:rPr>
        <w:t>= 1.59</w:t>
      </w:r>
      <w:r>
        <w:rPr>
          <w:rFonts w:asciiTheme="majorHAnsi" w:eastAsia="Times New Roman" w:hAnsiTheme="majorHAnsi" w:cs="Times New Roman"/>
          <w:bCs/>
          <w:iCs/>
          <w:color w:val="252525"/>
          <w:sz w:val="24"/>
          <w:szCs w:val="24"/>
          <w:shd w:val="clear" w:color="auto" w:fill="FFFFFF"/>
          <w:lang w:val="en-GB"/>
        </w:rPr>
        <w:t xml:space="preserve">, </w:t>
      </w:r>
      <w:r w:rsidRPr="0090165E">
        <w:rPr>
          <w:rFonts w:asciiTheme="majorHAnsi" w:eastAsia="Times New Roman" w:hAnsiTheme="majorHAnsi" w:cs="Times New Roman"/>
          <w:bCs/>
          <w:iCs/>
          <w:color w:val="252525"/>
          <w:sz w:val="24"/>
          <w:szCs w:val="24"/>
          <w:shd w:val="clear" w:color="auto" w:fill="FFFFFF"/>
          <w:lang w:val="en-GB"/>
        </w:rPr>
        <w:t>χ</w:t>
      </w:r>
      <w:proofErr w:type="gramStart"/>
      <w:r w:rsidRPr="0090165E">
        <w:rPr>
          <w:rFonts w:asciiTheme="majorHAnsi" w:eastAsia="Times New Roman" w:hAnsiTheme="majorHAnsi" w:cs="Times New Roman"/>
          <w:bCs/>
          <w:color w:val="252525"/>
          <w:sz w:val="24"/>
          <w:szCs w:val="24"/>
          <w:shd w:val="clear" w:color="auto" w:fill="FFFFFF"/>
          <w:lang w:val="en-GB"/>
        </w:rPr>
        <w:t>²</w:t>
      </w:r>
      <w:r w:rsidR="003E7357">
        <w:rPr>
          <w:rFonts w:asciiTheme="majorHAnsi" w:eastAsia="Times New Roman" w:hAnsiTheme="majorHAnsi" w:cs="Times New Roman"/>
          <w:bCs/>
          <w:color w:val="252525"/>
          <w:sz w:val="24"/>
          <w:szCs w:val="24"/>
          <w:shd w:val="clear" w:color="auto" w:fill="FFFFFF"/>
          <w:lang w:val="en-GB"/>
        </w:rPr>
        <w:t>(</w:t>
      </w:r>
      <w:proofErr w:type="gramEnd"/>
      <w:r w:rsidR="003E7357">
        <w:rPr>
          <w:rFonts w:asciiTheme="majorHAnsi" w:eastAsia="Times New Roman" w:hAnsiTheme="majorHAnsi" w:cs="Times New Roman"/>
          <w:bCs/>
          <w:color w:val="252525"/>
          <w:sz w:val="24"/>
          <w:szCs w:val="24"/>
          <w:shd w:val="clear" w:color="auto" w:fill="FFFFFF"/>
          <w:lang w:val="en-GB"/>
        </w:rPr>
        <w:t>1) = 49.2, p &lt; 0.001</w:t>
      </w:r>
      <w:r>
        <w:rPr>
          <w:rFonts w:asciiTheme="majorHAnsi" w:eastAsia="Times New Roman" w:hAnsiTheme="majorHAnsi" w:cs="Times New Roman"/>
          <w:bCs/>
          <w:color w:val="252525"/>
          <w:sz w:val="24"/>
          <w:szCs w:val="24"/>
          <w:shd w:val="clear" w:color="auto" w:fill="FFFFFF"/>
          <w:lang w:val="en-GB"/>
        </w:rPr>
        <w:t xml:space="preserve"> and an interaction with verb overlap, </w:t>
      </w:r>
      <w:r w:rsidRPr="00550E5D">
        <w:rPr>
          <w:rFonts w:asciiTheme="majorHAnsi" w:eastAsia="Times New Roman" w:hAnsiTheme="majorHAnsi" w:cs="Times New Roman"/>
          <w:bCs/>
          <w:color w:val="252525"/>
          <w:sz w:val="24"/>
          <w:szCs w:val="24"/>
          <w:shd w:val="clear" w:color="auto" w:fill="FFFFFF"/>
          <w:lang w:val="en-GB"/>
        </w:rPr>
        <w:t>β</w:t>
      </w:r>
      <w:r w:rsidR="003E7357">
        <w:rPr>
          <w:rFonts w:asciiTheme="majorHAnsi" w:eastAsia="Times New Roman" w:hAnsiTheme="majorHAnsi" w:cs="Times New Roman"/>
          <w:bCs/>
          <w:color w:val="252525"/>
          <w:sz w:val="24"/>
          <w:szCs w:val="24"/>
          <w:shd w:val="clear" w:color="auto" w:fill="FFFFFF"/>
          <w:lang w:val="en-GB"/>
        </w:rPr>
        <w:t xml:space="preserve"> = 1.71</w:t>
      </w:r>
      <w:r>
        <w:rPr>
          <w:rFonts w:asciiTheme="majorHAnsi" w:eastAsia="Times New Roman" w:hAnsiTheme="majorHAnsi" w:cs="Times New Roman"/>
          <w:bCs/>
          <w:color w:val="252525"/>
          <w:sz w:val="24"/>
          <w:szCs w:val="24"/>
          <w:shd w:val="clear" w:color="auto" w:fill="FFFFFF"/>
          <w:lang w:val="en-GB"/>
        </w:rPr>
        <w:t xml:space="preserve">, </w:t>
      </w:r>
      <w:r w:rsidRPr="0090165E">
        <w:rPr>
          <w:rFonts w:asciiTheme="majorHAnsi" w:eastAsia="Times New Roman" w:hAnsiTheme="majorHAnsi" w:cs="Times New Roman"/>
          <w:bCs/>
          <w:iCs/>
          <w:color w:val="252525"/>
          <w:sz w:val="24"/>
          <w:szCs w:val="24"/>
          <w:shd w:val="clear" w:color="auto" w:fill="FFFFFF"/>
          <w:lang w:val="en-GB"/>
        </w:rPr>
        <w:t>χ</w:t>
      </w:r>
      <w:r w:rsidRPr="0090165E">
        <w:rPr>
          <w:rFonts w:asciiTheme="majorHAnsi" w:eastAsia="Times New Roman" w:hAnsiTheme="majorHAnsi" w:cs="Times New Roman"/>
          <w:bCs/>
          <w:color w:val="252525"/>
          <w:sz w:val="24"/>
          <w:szCs w:val="24"/>
          <w:shd w:val="clear" w:color="auto" w:fill="FFFFFF"/>
          <w:lang w:val="en-GB"/>
        </w:rPr>
        <w:t>²</w:t>
      </w:r>
      <w:r w:rsidR="003E7357">
        <w:rPr>
          <w:rFonts w:asciiTheme="majorHAnsi" w:eastAsia="Times New Roman" w:hAnsiTheme="majorHAnsi" w:cs="Times New Roman"/>
          <w:bCs/>
          <w:color w:val="252525"/>
          <w:sz w:val="24"/>
          <w:szCs w:val="24"/>
          <w:shd w:val="clear" w:color="auto" w:fill="FFFFFF"/>
          <w:lang w:val="en-GB"/>
        </w:rPr>
        <w:t>(1) = 15.3</w:t>
      </w:r>
      <w:r>
        <w:rPr>
          <w:rFonts w:asciiTheme="majorHAnsi" w:eastAsia="Times New Roman" w:hAnsiTheme="majorHAnsi" w:cs="Times New Roman"/>
          <w:bCs/>
          <w:color w:val="252525"/>
          <w:sz w:val="24"/>
          <w:szCs w:val="24"/>
          <w:shd w:val="clear" w:color="auto" w:fill="FFFFFF"/>
          <w:lang w:val="en-GB"/>
        </w:rPr>
        <w:t>, p &lt; 0.001 (Figure X), but no interactions of priming variables with the Raven’s score.</w:t>
      </w:r>
    </w:p>
    <w:p w14:paraId="6B4A9E5B" w14:textId="6BD4795E" w:rsidR="009C5C06" w:rsidRPr="009C5C06" w:rsidRDefault="009C5C06" w:rsidP="00550E5D">
      <w:pPr>
        <w:spacing w:after="0" w:line="480" w:lineRule="auto"/>
        <w:rPr>
          <w:rFonts w:asciiTheme="majorHAnsi" w:eastAsia="Times New Roman" w:hAnsiTheme="majorHAnsi" w:cs="Times New Roman"/>
          <w:bCs/>
          <w:color w:val="252525"/>
          <w:sz w:val="24"/>
          <w:szCs w:val="24"/>
          <w:shd w:val="clear" w:color="auto" w:fill="FFFFFF"/>
          <w:lang w:val="en-GB"/>
        </w:rPr>
      </w:pPr>
    </w:p>
    <w:p w14:paraId="792FDAC7" w14:textId="5D84E5BA" w:rsidR="00550E5D" w:rsidRPr="0090165E" w:rsidRDefault="009C5C06" w:rsidP="00550E5D">
      <w:pPr>
        <w:spacing w:after="0" w:line="480" w:lineRule="auto"/>
        <w:rPr>
          <w:rFonts w:asciiTheme="majorHAnsi" w:hAnsiTheme="majorHAnsi" w:cs="Times New Roman"/>
          <w:sz w:val="24"/>
          <w:szCs w:val="24"/>
        </w:rPr>
      </w:pPr>
      <w:r>
        <w:rPr>
          <w:rFonts w:asciiTheme="majorHAnsi" w:hAnsiTheme="majorHAnsi" w:cs="Times New Roman"/>
          <w:noProof/>
          <w:sz w:val="24"/>
          <w:szCs w:val="24"/>
          <w:lang w:eastAsia="en-AU"/>
        </w:rPr>
        <w:lastRenderedPageBreak/>
        <w:drawing>
          <wp:inline distT="0" distB="0" distL="0" distR="0" wp14:anchorId="0BED417B" wp14:editId="4EA2FB06">
            <wp:extent cx="5720080" cy="2860040"/>
            <wp:effectExtent l="0" t="0" r="0" b="10160"/>
            <wp:docPr id="5" name="Picture 5" descr="Macintosh HD:Users:chang:Dropbox:mywork:evanprime:v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chang:Dropbox:mywork:evanprime:vo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0080" cy="2860040"/>
                    </a:xfrm>
                    <a:prstGeom prst="rect">
                      <a:avLst/>
                    </a:prstGeom>
                    <a:noFill/>
                    <a:ln>
                      <a:noFill/>
                    </a:ln>
                  </pic:spPr>
                </pic:pic>
              </a:graphicData>
            </a:graphic>
          </wp:inline>
        </w:drawing>
      </w:r>
    </w:p>
    <w:p w14:paraId="0A6A7B8A" w14:textId="4B08E069" w:rsidR="003E7357" w:rsidRDefault="003E7357" w:rsidP="003E7357">
      <w:pPr>
        <w:spacing w:after="0" w:line="480" w:lineRule="auto"/>
        <w:rPr>
          <w:rFonts w:asciiTheme="majorHAnsi" w:eastAsia="Times New Roman" w:hAnsiTheme="majorHAnsi" w:cs="Times New Roman"/>
          <w:bCs/>
          <w:color w:val="252525"/>
          <w:sz w:val="24"/>
          <w:szCs w:val="24"/>
          <w:shd w:val="clear" w:color="auto" w:fill="FFFFFF"/>
          <w:lang w:val="en-GB"/>
        </w:rPr>
      </w:pPr>
      <w:r>
        <w:rPr>
          <w:rFonts w:asciiTheme="majorHAnsi" w:eastAsia="Times New Roman" w:hAnsiTheme="majorHAnsi" w:cs="Times New Roman"/>
          <w:bCs/>
          <w:color w:val="252525"/>
          <w:sz w:val="24"/>
          <w:szCs w:val="24"/>
          <w:shd w:val="clear" w:color="auto" w:fill="FFFFFF"/>
          <w:lang w:val="en-GB"/>
        </w:rPr>
        <w:t>To see if the PPVT score influence the lexical boost and abstract priming, we crossed PPVT with prime structure and verb overlap (Figure X).</w:t>
      </w:r>
      <w:r>
        <w:rPr>
          <w:rFonts w:asciiTheme="majorHAnsi" w:hAnsiTheme="majorHAnsi" w:cs="Times New Roman"/>
          <w:sz w:val="24"/>
          <w:szCs w:val="24"/>
        </w:rPr>
        <w:t xml:space="preserve">   T</w:t>
      </w:r>
      <w:r w:rsidRPr="0090165E">
        <w:rPr>
          <w:rFonts w:asciiTheme="majorHAnsi" w:hAnsiTheme="majorHAnsi" w:cs="Times New Roman"/>
          <w:sz w:val="24"/>
          <w:szCs w:val="24"/>
        </w:rPr>
        <w:t xml:space="preserve">here was a main effect of </w:t>
      </w:r>
      <w:r>
        <w:rPr>
          <w:rFonts w:asciiTheme="majorHAnsi" w:eastAsia="Times New Roman" w:hAnsiTheme="majorHAnsi" w:cs="Times New Roman"/>
          <w:bCs/>
          <w:color w:val="252525"/>
          <w:sz w:val="24"/>
          <w:szCs w:val="24"/>
          <w:shd w:val="clear" w:color="auto" w:fill="FFFFFF"/>
          <w:lang w:val="en-GB"/>
        </w:rPr>
        <w:t xml:space="preserve">PPVT </w:t>
      </w:r>
      <w:r>
        <w:rPr>
          <w:rFonts w:asciiTheme="majorHAnsi" w:hAnsiTheme="majorHAnsi" w:cs="Times New Roman"/>
          <w:sz w:val="24"/>
          <w:szCs w:val="24"/>
        </w:rPr>
        <w:t xml:space="preserve">score, </w:t>
      </w:r>
      <w:r w:rsidRPr="00550E5D">
        <w:rPr>
          <w:rFonts w:asciiTheme="majorHAnsi" w:eastAsia="Times New Roman" w:hAnsiTheme="majorHAnsi" w:cs="Times New Roman"/>
          <w:bCs/>
          <w:color w:val="252525"/>
          <w:sz w:val="24"/>
          <w:szCs w:val="24"/>
          <w:shd w:val="clear" w:color="auto" w:fill="FFFFFF"/>
          <w:lang w:val="en-GB"/>
        </w:rPr>
        <w:t>β</w:t>
      </w:r>
      <w:r w:rsidRPr="0090165E">
        <w:rPr>
          <w:rFonts w:asciiTheme="majorHAnsi" w:eastAsia="Times New Roman" w:hAnsiTheme="majorHAnsi" w:cs="Times New Roman"/>
          <w:bCs/>
          <w:iCs/>
          <w:color w:val="252525"/>
          <w:sz w:val="24"/>
          <w:szCs w:val="24"/>
          <w:shd w:val="clear" w:color="auto" w:fill="FFFFFF"/>
          <w:lang w:val="en-GB"/>
        </w:rPr>
        <w:t xml:space="preserve"> </w:t>
      </w:r>
      <w:r w:rsidR="000C7EA8">
        <w:rPr>
          <w:rFonts w:asciiTheme="majorHAnsi" w:eastAsia="Times New Roman" w:hAnsiTheme="majorHAnsi" w:cs="Times New Roman"/>
          <w:bCs/>
          <w:iCs/>
          <w:color w:val="252525"/>
          <w:sz w:val="24"/>
          <w:szCs w:val="24"/>
          <w:shd w:val="clear" w:color="auto" w:fill="FFFFFF"/>
          <w:lang w:val="en-GB"/>
        </w:rPr>
        <w:t>= 0.02</w:t>
      </w:r>
      <w:r>
        <w:rPr>
          <w:rFonts w:asciiTheme="majorHAnsi" w:eastAsia="Times New Roman" w:hAnsiTheme="majorHAnsi" w:cs="Times New Roman"/>
          <w:bCs/>
          <w:iCs/>
          <w:color w:val="252525"/>
          <w:sz w:val="24"/>
          <w:szCs w:val="24"/>
          <w:shd w:val="clear" w:color="auto" w:fill="FFFFFF"/>
          <w:lang w:val="en-GB"/>
        </w:rPr>
        <w:t xml:space="preserve">, </w:t>
      </w:r>
      <w:r w:rsidRPr="0090165E">
        <w:rPr>
          <w:rFonts w:asciiTheme="majorHAnsi" w:eastAsia="Times New Roman" w:hAnsiTheme="majorHAnsi" w:cs="Times New Roman"/>
          <w:bCs/>
          <w:iCs/>
          <w:color w:val="252525"/>
          <w:sz w:val="24"/>
          <w:szCs w:val="24"/>
          <w:shd w:val="clear" w:color="auto" w:fill="FFFFFF"/>
          <w:lang w:val="en-GB"/>
        </w:rPr>
        <w:t>χ</w:t>
      </w:r>
      <w:r w:rsidRPr="0090165E">
        <w:rPr>
          <w:rFonts w:asciiTheme="majorHAnsi" w:eastAsia="Times New Roman" w:hAnsiTheme="majorHAnsi" w:cs="Times New Roman"/>
          <w:bCs/>
          <w:color w:val="252525"/>
          <w:sz w:val="24"/>
          <w:szCs w:val="24"/>
          <w:shd w:val="clear" w:color="auto" w:fill="FFFFFF"/>
          <w:lang w:val="en-GB"/>
        </w:rPr>
        <w:t>²</w:t>
      </w:r>
      <w:r>
        <w:rPr>
          <w:rFonts w:asciiTheme="majorHAnsi" w:eastAsia="Times New Roman" w:hAnsiTheme="majorHAnsi" w:cs="Times New Roman"/>
          <w:bCs/>
          <w:color w:val="252525"/>
          <w:sz w:val="24"/>
          <w:szCs w:val="24"/>
          <w:shd w:val="clear" w:color="auto" w:fill="FFFFFF"/>
          <w:lang w:val="en-GB"/>
        </w:rPr>
        <w:t xml:space="preserve">(1) = 7.5, p &lt; 0.01.  As before, there was a main effect of structure, </w:t>
      </w:r>
      <w:r w:rsidRPr="00550E5D">
        <w:rPr>
          <w:rFonts w:asciiTheme="majorHAnsi" w:eastAsia="Times New Roman" w:hAnsiTheme="majorHAnsi" w:cs="Times New Roman"/>
          <w:bCs/>
          <w:color w:val="252525"/>
          <w:sz w:val="24"/>
          <w:szCs w:val="24"/>
          <w:shd w:val="clear" w:color="auto" w:fill="FFFFFF"/>
          <w:lang w:val="en-GB"/>
        </w:rPr>
        <w:t>β</w:t>
      </w:r>
      <w:r w:rsidRPr="0090165E">
        <w:rPr>
          <w:rFonts w:asciiTheme="majorHAnsi" w:eastAsia="Times New Roman" w:hAnsiTheme="majorHAnsi" w:cs="Times New Roman"/>
          <w:bCs/>
          <w:iCs/>
          <w:color w:val="252525"/>
          <w:sz w:val="24"/>
          <w:szCs w:val="24"/>
          <w:shd w:val="clear" w:color="auto" w:fill="FFFFFF"/>
          <w:lang w:val="en-GB"/>
        </w:rPr>
        <w:t xml:space="preserve"> </w:t>
      </w:r>
      <w:r w:rsidR="000C7EA8">
        <w:rPr>
          <w:rFonts w:asciiTheme="majorHAnsi" w:eastAsia="Times New Roman" w:hAnsiTheme="majorHAnsi" w:cs="Times New Roman"/>
          <w:bCs/>
          <w:iCs/>
          <w:color w:val="252525"/>
          <w:sz w:val="24"/>
          <w:szCs w:val="24"/>
          <w:shd w:val="clear" w:color="auto" w:fill="FFFFFF"/>
          <w:lang w:val="en-GB"/>
        </w:rPr>
        <w:t>= 1.37</w:t>
      </w:r>
      <w:r>
        <w:rPr>
          <w:rFonts w:asciiTheme="majorHAnsi" w:eastAsia="Times New Roman" w:hAnsiTheme="majorHAnsi" w:cs="Times New Roman"/>
          <w:bCs/>
          <w:iCs/>
          <w:color w:val="252525"/>
          <w:sz w:val="24"/>
          <w:szCs w:val="24"/>
          <w:shd w:val="clear" w:color="auto" w:fill="FFFFFF"/>
          <w:lang w:val="en-GB"/>
        </w:rPr>
        <w:t xml:space="preserve">, </w:t>
      </w:r>
      <w:r w:rsidRPr="0090165E">
        <w:rPr>
          <w:rFonts w:asciiTheme="majorHAnsi" w:eastAsia="Times New Roman" w:hAnsiTheme="majorHAnsi" w:cs="Times New Roman"/>
          <w:bCs/>
          <w:iCs/>
          <w:color w:val="252525"/>
          <w:sz w:val="24"/>
          <w:szCs w:val="24"/>
          <w:shd w:val="clear" w:color="auto" w:fill="FFFFFF"/>
          <w:lang w:val="en-GB"/>
        </w:rPr>
        <w:t>χ</w:t>
      </w:r>
      <w:proofErr w:type="gramStart"/>
      <w:r w:rsidRPr="0090165E">
        <w:rPr>
          <w:rFonts w:asciiTheme="majorHAnsi" w:eastAsia="Times New Roman" w:hAnsiTheme="majorHAnsi" w:cs="Times New Roman"/>
          <w:bCs/>
          <w:color w:val="252525"/>
          <w:sz w:val="24"/>
          <w:szCs w:val="24"/>
          <w:shd w:val="clear" w:color="auto" w:fill="FFFFFF"/>
          <w:lang w:val="en-GB"/>
        </w:rPr>
        <w:t>²</w:t>
      </w:r>
      <w:r>
        <w:rPr>
          <w:rFonts w:asciiTheme="majorHAnsi" w:eastAsia="Times New Roman" w:hAnsiTheme="majorHAnsi" w:cs="Times New Roman"/>
          <w:bCs/>
          <w:color w:val="252525"/>
          <w:sz w:val="24"/>
          <w:szCs w:val="24"/>
          <w:shd w:val="clear" w:color="auto" w:fill="FFFFFF"/>
          <w:lang w:val="en-GB"/>
        </w:rPr>
        <w:t>(</w:t>
      </w:r>
      <w:proofErr w:type="gramEnd"/>
      <w:r>
        <w:rPr>
          <w:rFonts w:asciiTheme="majorHAnsi" w:eastAsia="Times New Roman" w:hAnsiTheme="majorHAnsi" w:cs="Times New Roman"/>
          <w:bCs/>
          <w:color w:val="252525"/>
          <w:sz w:val="24"/>
          <w:szCs w:val="24"/>
          <w:shd w:val="clear" w:color="auto" w:fill="FFFFFF"/>
          <w:lang w:val="en-GB"/>
        </w:rPr>
        <w:t xml:space="preserve">1) = 83.19, p &lt; 0.001 and an interaction with verb overlap, </w:t>
      </w:r>
      <w:r w:rsidRPr="00550E5D">
        <w:rPr>
          <w:rFonts w:asciiTheme="majorHAnsi" w:eastAsia="Times New Roman" w:hAnsiTheme="majorHAnsi" w:cs="Times New Roman"/>
          <w:bCs/>
          <w:color w:val="252525"/>
          <w:sz w:val="24"/>
          <w:szCs w:val="24"/>
          <w:shd w:val="clear" w:color="auto" w:fill="FFFFFF"/>
          <w:lang w:val="en-GB"/>
        </w:rPr>
        <w:t>β</w:t>
      </w:r>
      <w:r w:rsidR="000C7EA8">
        <w:rPr>
          <w:rFonts w:asciiTheme="majorHAnsi" w:eastAsia="Times New Roman" w:hAnsiTheme="majorHAnsi" w:cs="Times New Roman"/>
          <w:bCs/>
          <w:color w:val="252525"/>
          <w:sz w:val="24"/>
          <w:szCs w:val="24"/>
          <w:shd w:val="clear" w:color="auto" w:fill="FFFFFF"/>
          <w:lang w:val="en-GB"/>
        </w:rPr>
        <w:t xml:space="preserve"> = 1.22</w:t>
      </w:r>
      <w:r>
        <w:rPr>
          <w:rFonts w:asciiTheme="majorHAnsi" w:eastAsia="Times New Roman" w:hAnsiTheme="majorHAnsi" w:cs="Times New Roman"/>
          <w:bCs/>
          <w:color w:val="252525"/>
          <w:sz w:val="24"/>
          <w:szCs w:val="24"/>
          <w:shd w:val="clear" w:color="auto" w:fill="FFFFFF"/>
          <w:lang w:val="en-GB"/>
        </w:rPr>
        <w:t xml:space="preserve">, </w:t>
      </w:r>
      <w:r w:rsidRPr="0090165E">
        <w:rPr>
          <w:rFonts w:asciiTheme="majorHAnsi" w:eastAsia="Times New Roman" w:hAnsiTheme="majorHAnsi" w:cs="Times New Roman"/>
          <w:bCs/>
          <w:iCs/>
          <w:color w:val="252525"/>
          <w:sz w:val="24"/>
          <w:szCs w:val="24"/>
          <w:shd w:val="clear" w:color="auto" w:fill="FFFFFF"/>
          <w:lang w:val="en-GB"/>
        </w:rPr>
        <w:t>χ</w:t>
      </w:r>
      <w:r w:rsidRPr="0090165E">
        <w:rPr>
          <w:rFonts w:asciiTheme="majorHAnsi" w:eastAsia="Times New Roman" w:hAnsiTheme="majorHAnsi" w:cs="Times New Roman"/>
          <w:bCs/>
          <w:color w:val="252525"/>
          <w:sz w:val="24"/>
          <w:szCs w:val="24"/>
          <w:shd w:val="clear" w:color="auto" w:fill="FFFFFF"/>
          <w:lang w:val="en-GB"/>
        </w:rPr>
        <w:t>²</w:t>
      </w:r>
      <w:r>
        <w:rPr>
          <w:rFonts w:asciiTheme="majorHAnsi" w:eastAsia="Times New Roman" w:hAnsiTheme="majorHAnsi" w:cs="Times New Roman"/>
          <w:bCs/>
          <w:color w:val="252525"/>
          <w:sz w:val="24"/>
          <w:szCs w:val="24"/>
          <w:shd w:val="clear" w:color="auto" w:fill="FFFFFF"/>
          <w:lang w:val="en-GB"/>
        </w:rPr>
        <w:t xml:space="preserve">(1) = 17.58, p &lt; 0.001 (Figure X).  Critically, there was a interaction of PPVT score and priming </w:t>
      </w:r>
      <w:r w:rsidRPr="00550E5D">
        <w:rPr>
          <w:rFonts w:asciiTheme="majorHAnsi" w:eastAsia="Times New Roman" w:hAnsiTheme="majorHAnsi" w:cs="Times New Roman"/>
          <w:bCs/>
          <w:color w:val="252525"/>
          <w:sz w:val="24"/>
          <w:szCs w:val="24"/>
          <w:shd w:val="clear" w:color="auto" w:fill="FFFFFF"/>
          <w:lang w:val="en-GB"/>
        </w:rPr>
        <w:t>β</w:t>
      </w:r>
      <w:r w:rsidR="00117A55">
        <w:rPr>
          <w:rFonts w:asciiTheme="majorHAnsi" w:eastAsia="Times New Roman" w:hAnsiTheme="majorHAnsi" w:cs="Times New Roman"/>
          <w:bCs/>
          <w:color w:val="252525"/>
          <w:sz w:val="24"/>
          <w:szCs w:val="24"/>
          <w:shd w:val="clear" w:color="auto" w:fill="FFFFFF"/>
          <w:lang w:val="en-GB"/>
        </w:rPr>
        <w:t xml:space="preserve"> = -0.012</w:t>
      </w:r>
      <w:r>
        <w:rPr>
          <w:rFonts w:asciiTheme="majorHAnsi" w:eastAsia="Times New Roman" w:hAnsiTheme="majorHAnsi" w:cs="Times New Roman"/>
          <w:bCs/>
          <w:color w:val="252525"/>
          <w:sz w:val="24"/>
          <w:szCs w:val="24"/>
          <w:shd w:val="clear" w:color="auto" w:fill="FFFFFF"/>
          <w:lang w:val="en-GB"/>
        </w:rPr>
        <w:t xml:space="preserve">, </w:t>
      </w:r>
      <w:r w:rsidRPr="0090165E">
        <w:rPr>
          <w:rFonts w:asciiTheme="majorHAnsi" w:eastAsia="Times New Roman" w:hAnsiTheme="majorHAnsi" w:cs="Times New Roman"/>
          <w:bCs/>
          <w:iCs/>
          <w:color w:val="252525"/>
          <w:sz w:val="24"/>
          <w:szCs w:val="24"/>
          <w:shd w:val="clear" w:color="auto" w:fill="FFFFFF"/>
          <w:lang w:val="en-GB"/>
        </w:rPr>
        <w:t>χ</w:t>
      </w:r>
      <w:proofErr w:type="gramStart"/>
      <w:r w:rsidRPr="0090165E">
        <w:rPr>
          <w:rFonts w:asciiTheme="majorHAnsi" w:eastAsia="Times New Roman" w:hAnsiTheme="majorHAnsi" w:cs="Times New Roman"/>
          <w:bCs/>
          <w:color w:val="252525"/>
          <w:sz w:val="24"/>
          <w:szCs w:val="24"/>
          <w:shd w:val="clear" w:color="auto" w:fill="FFFFFF"/>
          <w:lang w:val="en-GB"/>
        </w:rPr>
        <w:t>²</w:t>
      </w:r>
      <w:r w:rsidR="00117A55">
        <w:rPr>
          <w:rFonts w:asciiTheme="majorHAnsi" w:eastAsia="Times New Roman" w:hAnsiTheme="majorHAnsi" w:cs="Times New Roman"/>
          <w:bCs/>
          <w:color w:val="252525"/>
          <w:sz w:val="24"/>
          <w:szCs w:val="24"/>
          <w:shd w:val="clear" w:color="auto" w:fill="FFFFFF"/>
          <w:lang w:val="en-GB"/>
        </w:rPr>
        <w:t>(</w:t>
      </w:r>
      <w:proofErr w:type="gramEnd"/>
      <w:r w:rsidR="00117A55">
        <w:rPr>
          <w:rFonts w:asciiTheme="majorHAnsi" w:eastAsia="Times New Roman" w:hAnsiTheme="majorHAnsi" w:cs="Times New Roman"/>
          <w:bCs/>
          <w:color w:val="252525"/>
          <w:sz w:val="24"/>
          <w:szCs w:val="24"/>
          <w:shd w:val="clear" w:color="auto" w:fill="FFFFFF"/>
          <w:lang w:val="en-GB"/>
        </w:rPr>
        <w:t>1) = 4.12, p &lt; 0.05</w:t>
      </w:r>
      <w:r>
        <w:rPr>
          <w:rFonts w:asciiTheme="majorHAnsi" w:eastAsia="Times New Roman" w:hAnsiTheme="majorHAnsi" w:cs="Times New Roman"/>
          <w:bCs/>
          <w:color w:val="252525"/>
          <w:sz w:val="24"/>
          <w:szCs w:val="24"/>
          <w:shd w:val="clear" w:color="auto" w:fill="FFFFFF"/>
          <w:lang w:val="en-GB"/>
        </w:rPr>
        <w:t xml:space="preserve"> (Figure X).</w:t>
      </w:r>
    </w:p>
    <w:p w14:paraId="3B2DB3A0" w14:textId="2CC82B9D" w:rsidR="00287208" w:rsidRDefault="00287208" w:rsidP="00287208">
      <w:pPr>
        <w:spacing w:after="0" w:line="480" w:lineRule="auto"/>
        <w:jc w:val="center"/>
        <w:rPr>
          <w:rFonts w:asciiTheme="majorHAnsi" w:eastAsia="Times New Roman" w:hAnsiTheme="majorHAnsi" w:cs="Times New Roman"/>
          <w:b/>
          <w:bCs/>
          <w:color w:val="252525"/>
          <w:sz w:val="24"/>
          <w:szCs w:val="24"/>
          <w:shd w:val="clear" w:color="auto" w:fill="FFFFFF"/>
          <w:lang w:val="en-GB"/>
        </w:rPr>
      </w:pPr>
      <w:r>
        <w:rPr>
          <w:rFonts w:asciiTheme="majorHAnsi" w:eastAsia="Times New Roman" w:hAnsiTheme="majorHAnsi" w:cs="Times New Roman"/>
          <w:b/>
          <w:bCs/>
          <w:color w:val="252525"/>
          <w:sz w:val="24"/>
          <w:szCs w:val="24"/>
          <w:shd w:val="clear" w:color="auto" w:fill="FFFFFF"/>
          <w:lang w:val="en-GB"/>
        </w:rPr>
        <w:t>Discussion</w:t>
      </w:r>
    </w:p>
    <w:p w14:paraId="6350C5FB" w14:textId="77777777" w:rsidR="00287208" w:rsidRPr="00287208" w:rsidRDefault="00287208" w:rsidP="00287208">
      <w:pPr>
        <w:spacing w:after="0" w:line="480" w:lineRule="auto"/>
        <w:rPr>
          <w:rFonts w:asciiTheme="majorHAnsi" w:eastAsia="Times New Roman" w:hAnsiTheme="majorHAnsi" w:cs="Times New Roman"/>
          <w:bCs/>
          <w:color w:val="252525"/>
          <w:sz w:val="24"/>
          <w:szCs w:val="24"/>
          <w:shd w:val="clear" w:color="auto" w:fill="FFFFFF"/>
          <w:lang w:val="en-GB"/>
        </w:rPr>
      </w:pPr>
    </w:p>
    <w:p w14:paraId="1E0F0BB0" w14:textId="5E44A493" w:rsidR="003E7357" w:rsidRDefault="003E7357" w:rsidP="003E7357">
      <w:pPr>
        <w:spacing w:after="0" w:line="480" w:lineRule="auto"/>
        <w:rPr>
          <w:rFonts w:asciiTheme="majorHAnsi" w:eastAsia="Times New Roman" w:hAnsiTheme="majorHAnsi" w:cs="Times New Roman"/>
          <w:bCs/>
          <w:color w:val="252525"/>
          <w:sz w:val="24"/>
          <w:szCs w:val="24"/>
          <w:shd w:val="clear" w:color="auto" w:fill="FFFFFF"/>
          <w:lang w:val="en-GB"/>
        </w:rPr>
      </w:pPr>
    </w:p>
    <w:p w14:paraId="3BE900D3" w14:textId="77777777" w:rsidR="00550E5D" w:rsidRDefault="00550E5D" w:rsidP="00C37B9E">
      <w:pPr>
        <w:spacing w:after="0" w:line="480" w:lineRule="auto"/>
        <w:rPr>
          <w:rFonts w:asciiTheme="majorHAnsi" w:eastAsiaTheme="minorEastAsia" w:hAnsiTheme="majorHAnsi" w:cstheme="majorBidi"/>
          <w:sz w:val="24"/>
          <w:szCs w:val="24"/>
          <w:lang w:eastAsia="zh-CN"/>
        </w:rPr>
      </w:pPr>
    </w:p>
    <w:p w14:paraId="74D1744B" w14:textId="77777777" w:rsidR="00550E5D" w:rsidRDefault="00550E5D" w:rsidP="00C37B9E">
      <w:pPr>
        <w:spacing w:after="0" w:line="480" w:lineRule="auto"/>
        <w:rPr>
          <w:rFonts w:asciiTheme="majorHAnsi" w:eastAsiaTheme="minorEastAsia" w:hAnsiTheme="majorHAnsi" w:cstheme="majorBidi"/>
          <w:sz w:val="24"/>
          <w:szCs w:val="24"/>
          <w:lang w:eastAsia="zh-CN"/>
        </w:rPr>
      </w:pPr>
    </w:p>
    <w:p w14:paraId="226752B1" w14:textId="77777777" w:rsidR="00DD2AAD" w:rsidRPr="0090165E" w:rsidRDefault="00DD2AAD" w:rsidP="00C37B9E">
      <w:pPr>
        <w:spacing w:after="0" w:line="480" w:lineRule="auto"/>
        <w:rPr>
          <w:rFonts w:asciiTheme="majorHAnsi" w:eastAsiaTheme="minorEastAsia" w:hAnsiTheme="majorHAnsi" w:cstheme="majorBidi"/>
          <w:sz w:val="24"/>
          <w:szCs w:val="24"/>
          <w:lang w:eastAsia="zh-CN"/>
        </w:rPr>
      </w:pPr>
    </w:p>
    <w:sectPr w:rsidR="00DD2AAD" w:rsidRPr="0090165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JK" w:date="2015-05-09T09:28:00Z" w:initials="E">
    <w:p w14:paraId="44E8A66C" w14:textId="77777777" w:rsidR="003E7357" w:rsidRDefault="003E7357">
      <w:pPr>
        <w:pStyle w:val="CommentText"/>
      </w:pPr>
      <w:r>
        <w:rPr>
          <w:rStyle w:val="CommentReference"/>
        </w:rPr>
        <w:annotationRef/>
      </w:r>
      <w:r>
        <w:t xml:space="preserve">I actually don’t know if ‘pass’ is less biased, but used it as a placeholder here </w:t>
      </w:r>
      <w:r>
        <w:sym w:font="Wingdings" w:char="F04A"/>
      </w:r>
      <w:r>
        <w:t xml:space="preserve"> </w:t>
      </w:r>
    </w:p>
  </w:comment>
  <w:comment w:id="1" w:author="Evan Kidd" w:date="2020-04-30T09:04:00Z" w:initials="EK">
    <w:p w14:paraId="3AE86E96" w14:textId="0CBA844E" w:rsidR="00D92A99" w:rsidRDefault="00D92A99">
      <w:pPr>
        <w:pStyle w:val="CommentText"/>
      </w:pPr>
      <w:r>
        <w:rPr>
          <w:rStyle w:val="CommentReference"/>
        </w:rPr>
        <w:annotationRef/>
      </w:r>
      <w:r>
        <w:t xml:space="preserve">We added more 3 year </w:t>
      </w:r>
      <w:proofErr w:type="spellStart"/>
      <w:r>
        <w:t>olds</w:t>
      </w:r>
      <w:proofErr w:type="spellEnd"/>
      <w:r>
        <w:t xml:space="preserve"> after this, so there are over 140 now. </w:t>
      </w:r>
    </w:p>
  </w:comment>
  <w:comment w:id="2" w:author="Evan Kidd" w:date="2020-04-30T09:04:00Z" w:initials="EK">
    <w:p w14:paraId="6A725D0E" w14:textId="11944349" w:rsidR="00D92A99" w:rsidRDefault="00D92A99">
      <w:pPr>
        <w:pStyle w:val="CommentText"/>
      </w:pPr>
      <w:r>
        <w:rPr>
          <w:rStyle w:val="CommentReference"/>
        </w:rPr>
        <w:annotationRef/>
      </w:r>
      <w:r>
        <w:t xml:space="preserve">We didn’t test the 3 year </w:t>
      </w:r>
      <w:proofErr w:type="spellStart"/>
      <w:r>
        <w:t>olds</w:t>
      </w:r>
      <w:proofErr w:type="spellEnd"/>
      <w:r>
        <w:t xml:space="preserve"> on the Ravens because the norms don’t go down that </w:t>
      </w:r>
      <w:r w:rsidR="00D13800">
        <w:t xml:space="preserve">far – not sure if we’d worry about reporting on these data because they don’t seem to be related to priming, but it’s not uninteresting to have that knowledge, even from 4 years and up.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4E8A66C" w15:done="0"/>
  <w15:commentEx w15:paraId="3AE86E96" w15:done="0"/>
  <w15:commentEx w15:paraId="6A725D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4E8A66C" w16cid:durableId="225512F0"/>
  <w16cid:commentId w16cid:paraId="3AE86E96" w16cid:durableId="22551310"/>
  <w16cid:commentId w16cid:paraId="6A725D0E" w16cid:durableId="225513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9052FF" w14:textId="77777777" w:rsidR="00790E6F" w:rsidRDefault="00790E6F" w:rsidP="00D41649">
      <w:pPr>
        <w:spacing w:after="0" w:line="240" w:lineRule="auto"/>
      </w:pPr>
      <w:r>
        <w:separator/>
      </w:r>
    </w:p>
  </w:endnote>
  <w:endnote w:type="continuationSeparator" w:id="0">
    <w:p w14:paraId="469D95AD" w14:textId="77777777" w:rsidR="00790E6F" w:rsidRDefault="00790E6F" w:rsidP="00D4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3CCCD" w14:textId="77777777" w:rsidR="00790E6F" w:rsidRDefault="00790E6F" w:rsidP="00D41649">
      <w:pPr>
        <w:spacing w:after="0" w:line="240" w:lineRule="auto"/>
      </w:pPr>
      <w:r>
        <w:separator/>
      </w:r>
    </w:p>
  </w:footnote>
  <w:footnote w:type="continuationSeparator" w:id="0">
    <w:p w14:paraId="02C3506F" w14:textId="77777777" w:rsidR="00790E6F" w:rsidRDefault="00790E6F" w:rsidP="00D41649">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van Kidd">
    <w15:presenceInfo w15:providerId="AD" w15:userId="S::u3214968@uds.anu.edu.au::5d494464-d184-478d-8789-7a0213236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F0"/>
    <w:rsid w:val="000113FD"/>
    <w:rsid w:val="00050CFB"/>
    <w:rsid w:val="0006478C"/>
    <w:rsid w:val="000735F1"/>
    <w:rsid w:val="0007595A"/>
    <w:rsid w:val="000942E8"/>
    <w:rsid w:val="000C7EA8"/>
    <w:rsid w:val="000E5677"/>
    <w:rsid w:val="00100BDD"/>
    <w:rsid w:val="00117A55"/>
    <w:rsid w:val="00126BE0"/>
    <w:rsid w:val="00130581"/>
    <w:rsid w:val="001528F4"/>
    <w:rsid w:val="0017690C"/>
    <w:rsid w:val="001E01B9"/>
    <w:rsid w:val="00210455"/>
    <w:rsid w:val="002126A9"/>
    <w:rsid w:val="00287208"/>
    <w:rsid w:val="00296F81"/>
    <w:rsid w:val="002B0301"/>
    <w:rsid w:val="002D6020"/>
    <w:rsid w:val="002F0F2A"/>
    <w:rsid w:val="003119B9"/>
    <w:rsid w:val="0033562D"/>
    <w:rsid w:val="00346B7E"/>
    <w:rsid w:val="003866AC"/>
    <w:rsid w:val="00396350"/>
    <w:rsid w:val="003D0B1A"/>
    <w:rsid w:val="003E417C"/>
    <w:rsid w:val="003E7357"/>
    <w:rsid w:val="00416315"/>
    <w:rsid w:val="00424851"/>
    <w:rsid w:val="00426446"/>
    <w:rsid w:val="00427E2F"/>
    <w:rsid w:val="00441677"/>
    <w:rsid w:val="00445336"/>
    <w:rsid w:val="00491080"/>
    <w:rsid w:val="004B7F6B"/>
    <w:rsid w:val="004D163D"/>
    <w:rsid w:val="00537428"/>
    <w:rsid w:val="00540CE1"/>
    <w:rsid w:val="00550E5D"/>
    <w:rsid w:val="005513A0"/>
    <w:rsid w:val="00592CEC"/>
    <w:rsid w:val="005A416D"/>
    <w:rsid w:val="005D0079"/>
    <w:rsid w:val="005F4367"/>
    <w:rsid w:val="00603E6F"/>
    <w:rsid w:val="006C004F"/>
    <w:rsid w:val="006D7267"/>
    <w:rsid w:val="00714976"/>
    <w:rsid w:val="0072032B"/>
    <w:rsid w:val="00736004"/>
    <w:rsid w:val="00750AA4"/>
    <w:rsid w:val="00751C7A"/>
    <w:rsid w:val="0075289E"/>
    <w:rsid w:val="00763783"/>
    <w:rsid w:val="00790E6F"/>
    <w:rsid w:val="007D24AD"/>
    <w:rsid w:val="00870248"/>
    <w:rsid w:val="0089283B"/>
    <w:rsid w:val="008C704A"/>
    <w:rsid w:val="008F7ADD"/>
    <w:rsid w:val="0090165E"/>
    <w:rsid w:val="00922776"/>
    <w:rsid w:val="00927DEC"/>
    <w:rsid w:val="009321BB"/>
    <w:rsid w:val="00937B0E"/>
    <w:rsid w:val="00944D25"/>
    <w:rsid w:val="00991148"/>
    <w:rsid w:val="009B078C"/>
    <w:rsid w:val="009B5608"/>
    <w:rsid w:val="009B5C61"/>
    <w:rsid w:val="009C5C06"/>
    <w:rsid w:val="009D5A84"/>
    <w:rsid w:val="00A023DE"/>
    <w:rsid w:val="00A522A5"/>
    <w:rsid w:val="00A56623"/>
    <w:rsid w:val="00A62ABA"/>
    <w:rsid w:val="00A728ED"/>
    <w:rsid w:val="00A92490"/>
    <w:rsid w:val="00A976DD"/>
    <w:rsid w:val="00AB32BA"/>
    <w:rsid w:val="00AC5386"/>
    <w:rsid w:val="00AC6030"/>
    <w:rsid w:val="00B2622E"/>
    <w:rsid w:val="00B30C78"/>
    <w:rsid w:val="00B53B0C"/>
    <w:rsid w:val="00B74A65"/>
    <w:rsid w:val="00B90C96"/>
    <w:rsid w:val="00BB4318"/>
    <w:rsid w:val="00BC172C"/>
    <w:rsid w:val="00C37B9E"/>
    <w:rsid w:val="00C44C21"/>
    <w:rsid w:val="00C929DE"/>
    <w:rsid w:val="00CA0295"/>
    <w:rsid w:val="00CA4207"/>
    <w:rsid w:val="00CB0ACE"/>
    <w:rsid w:val="00CB12BD"/>
    <w:rsid w:val="00D046E4"/>
    <w:rsid w:val="00D13800"/>
    <w:rsid w:val="00D16587"/>
    <w:rsid w:val="00D41649"/>
    <w:rsid w:val="00D92A99"/>
    <w:rsid w:val="00DD2AAD"/>
    <w:rsid w:val="00DD6418"/>
    <w:rsid w:val="00DF29BA"/>
    <w:rsid w:val="00E30937"/>
    <w:rsid w:val="00E44D68"/>
    <w:rsid w:val="00E45082"/>
    <w:rsid w:val="00E458D4"/>
    <w:rsid w:val="00E75258"/>
    <w:rsid w:val="00F24D21"/>
    <w:rsid w:val="00F361B1"/>
    <w:rsid w:val="00F4752D"/>
    <w:rsid w:val="00F71E25"/>
    <w:rsid w:val="00F77DF0"/>
    <w:rsid w:val="00FD163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8C9F3"/>
  <w15:docId w15:val="{0139F7BA-EB18-3F4B-8986-92C5334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41649"/>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D41649"/>
    <w:pPr>
      <w:snapToGrid w:val="0"/>
    </w:pPr>
  </w:style>
  <w:style w:type="character" w:customStyle="1" w:styleId="FootnoteTextChar">
    <w:name w:val="Footnote Text Char"/>
    <w:basedOn w:val="DefaultParagraphFont"/>
    <w:link w:val="FootnoteText"/>
    <w:uiPriority w:val="99"/>
    <w:rsid w:val="00D41649"/>
  </w:style>
  <w:style w:type="character" w:styleId="FootnoteReference">
    <w:name w:val="footnote reference"/>
    <w:basedOn w:val="DefaultParagraphFont"/>
    <w:uiPriority w:val="99"/>
    <w:unhideWhenUsed/>
    <w:rsid w:val="00D41649"/>
    <w:rPr>
      <w:vertAlign w:val="superscript"/>
    </w:rPr>
  </w:style>
  <w:style w:type="paragraph" w:styleId="BalloonText">
    <w:name w:val="Balloon Text"/>
    <w:basedOn w:val="Normal"/>
    <w:link w:val="BalloonTextChar"/>
    <w:uiPriority w:val="99"/>
    <w:semiHidden/>
    <w:unhideWhenUsed/>
    <w:rsid w:val="00D41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1649"/>
    <w:rPr>
      <w:rFonts w:ascii="Tahoma" w:hAnsi="Tahoma" w:cs="Tahoma"/>
      <w:sz w:val="16"/>
      <w:szCs w:val="16"/>
    </w:rPr>
  </w:style>
  <w:style w:type="character" w:styleId="CommentReference">
    <w:name w:val="annotation reference"/>
    <w:basedOn w:val="DefaultParagraphFont"/>
    <w:uiPriority w:val="99"/>
    <w:semiHidden/>
    <w:unhideWhenUsed/>
    <w:rsid w:val="002F0F2A"/>
    <w:rPr>
      <w:sz w:val="16"/>
      <w:szCs w:val="16"/>
    </w:rPr>
  </w:style>
  <w:style w:type="paragraph" w:styleId="CommentText">
    <w:name w:val="annotation text"/>
    <w:basedOn w:val="Normal"/>
    <w:link w:val="CommentTextChar"/>
    <w:uiPriority w:val="99"/>
    <w:semiHidden/>
    <w:unhideWhenUsed/>
    <w:rsid w:val="002F0F2A"/>
    <w:pPr>
      <w:spacing w:line="240" w:lineRule="auto"/>
    </w:pPr>
    <w:rPr>
      <w:sz w:val="20"/>
      <w:szCs w:val="20"/>
    </w:rPr>
  </w:style>
  <w:style w:type="character" w:customStyle="1" w:styleId="CommentTextChar">
    <w:name w:val="Comment Text Char"/>
    <w:basedOn w:val="DefaultParagraphFont"/>
    <w:link w:val="CommentText"/>
    <w:uiPriority w:val="99"/>
    <w:semiHidden/>
    <w:rsid w:val="002F0F2A"/>
    <w:rPr>
      <w:sz w:val="20"/>
      <w:szCs w:val="20"/>
    </w:rPr>
  </w:style>
  <w:style w:type="paragraph" w:styleId="CommentSubject">
    <w:name w:val="annotation subject"/>
    <w:basedOn w:val="CommentText"/>
    <w:next w:val="CommentText"/>
    <w:link w:val="CommentSubjectChar"/>
    <w:uiPriority w:val="99"/>
    <w:semiHidden/>
    <w:unhideWhenUsed/>
    <w:rsid w:val="002F0F2A"/>
    <w:rPr>
      <w:b/>
      <w:bCs/>
    </w:rPr>
  </w:style>
  <w:style w:type="character" w:customStyle="1" w:styleId="CommentSubjectChar">
    <w:name w:val="Comment Subject Char"/>
    <w:basedOn w:val="CommentTextChar"/>
    <w:link w:val="CommentSubject"/>
    <w:uiPriority w:val="99"/>
    <w:semiHidden/>
    <w:rsid w:val="002F0F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723509">
      <w:bodyDiv w:val="1"/>
      <w:marLeft w:val="0"/>
      <w:marRight w:val="0"/>
      <w:marTop w:val="0"/>
      <w:marBottom w:val="0"/>
      <w:divBdr>
        <w:top w:val="none" w:sz="0" w:space="0" w:color="auto"/>
        <w:left w:val="none" w:sz="0" w:space="0" w:color="auto"/>
        <w:bottom w:val="none" w:sz="0" w:space="0" w:color="auto"/>
        <w:right w:val="none" w:sz="0" w:space="0" w:color="auto"/>
      </w:divBdr>
    </w:div>
    <w:div w:id="822628235">
      <w:bodyDiv w:val="1"/>
      <w:marLeft w:val="0"/>
      <w:marRight w:val="0"/>
      <w:marTop w:val="0"/>
      <w:marBottom w:val="0"/>
      <w:divBdr>
        <w:top w:val="none" w:sz="0" w:space="0" w:color="auto"/>
        <w:left w:val="none" w:sz="0" w:space="0" w:color="auto"/>
        <w:bottom w:val="none" w:sz="0" w:space="0" w:color="auto"/>
        <w:right w:val="none" w:sz="0" w:space="0" w:color="auto"/>
      </w:divBdr>
    </w:div>
    <w:div w:id="1216090799">
      <w:bodyDiv w:val="1"/>
      <w:marLeft w:val="0"/>
      <w:marRight w:val="0"/>
      <w:marTop w:val="0"/>
      <w:marBottom w:val="0"/>
      <w:divBdr>
        <w:top w:val="none" w:sz="0" w:space="0" w:color="auto"/>
        <w:left w:val="none" w:sz="0" w:space="0" w:color="auto"/>
        <w:bottom w:val="none" w:sz="0" w:space="0" w:color="auto"/>
        <w:right w:val="none" w:sz="0" w:space="0" w:color="auto"/>
      </w:divBdr>
    </w:div>
    <w:div w:id="1443450983">
      <w:bodyDiv w:val="1"/>
      <w:marLeft w:val="0"/>
      <w:marRight w:val="0"/>
      <w:marTop w:val="0"/>
      <w:marBottom w:val="0"/>
      <w:divBdr>
        <w:top w:val="none" w:sz="0" w:space="0" w:color="auto"/>
        <w:left w:val="none" w:sz="0" w:space="0" w:color="auto"/>
        <w:bottom w:val="none" w:sz="0" w:space="0" w:color="auto"/>
        <w:right w:val="none" w:sz="0" w:space="0" w:color="auto"/>
      </w:divBdr>
    </w:div>
    <w:div w:id="204204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Kidd</dc:creator>
  <cp:lastModifiedBy>Evan Kidd</cp:lastModifiedBy>
  <cp:revision>3</cp:revision>
  <dcterms:created xsi:type="dcterms:W3CDTF">2020-04-30T07:05:00Z</dcterms:created>
  <dcterms:modified xsi:type="dcterms:W3CDTF">2020-04-30T07:07:00Z</dcterms:modified>
</cp:coreProperties>
</file>
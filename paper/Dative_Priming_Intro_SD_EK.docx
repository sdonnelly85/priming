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1D783" w14:textId="02D8E6ED" w:rsidR="00400F3A" w:rsidRDefault="00CC09B5">
      <w:r>
        <w:tab/>
      </w:r>
      <w:r w:rsidR="00A138F7" w:rsidRPr="00A8477B">
        <w:rPr>
          <w:highlight w:val="yellow"/>
          <w:rPrChange w:id="0" w:author="Seamus Donnelly" w:date="2021-08-06T12:59:00Z">
            <w:rPr/>
          </w:rPrChange>
        </w:rPr>
        <w:t xml:space="preserve">Two core aims of the psychology of language are to explain adult language processing and child language acquisition. </w:t>
      </w:r>
      <w:r w:rsidR="00400F3A" w:rsidRPr="00A8477B">
        <w:rPr>
          <w:highlight w:val="yellow"/>
          <w:rPrChange w:id="1" w:author="Seamus Donnelly" w:date="2021-08-06T12:59:00Z">
            <w:rPr/>
          </w:rPrChange>
        </w:rPr>
        <w:t xml:space="preserve">These two questions are intimately </w:t>
      </w:r>
      <w:r w:rsidR="00ED4937" w:rsidRPr="00A8477B">
        <w:rPr>
          <w:highlight w:val="yellow"/>
          <w:rPrChange w:id="2" w:author="Seamus Donnelly" w:date="2021-08-06T12:59:00Z">
            <w:rPr/>
          </w:rPrChange>
        </w:rPr>
        <w:t>inter</w:t>
      </w:r>
      <w:r w:rsidR="00400F3A" w:rsidRPr="00A8477B">
        <w:rPr>
          <w:highlight w:val="yellow"/>
          <w:rPrChange w:id="3" w:author="Seamus Donnelly" w:date="2021-08-06T12:59:00Z">
            <w:rPr/>
          </w:rPrChange>
        </w:rPr>
        <w:t xml:space="preserve">twined and place complementary constraints on theorizing in the language sciences </w:t>
      </w:r>
      <w:r w:rsidRPr="00A8477B">
        <w:rPr>
          <w:highlight w:val="yellow"/>
          <w:rPrChange w:id="4" w:author="Seamus Donnelly" w:date="2021-08-06T12:59:00Z">
            <w:rPr/>
          </w:rPrChange>
        </w:rPr>
        <w:t xml:space="preserve">(Christiansen </w:t>
      </w:r>
      <w:r w:rsidR="00CC6D88" w:rsidRPr="00A8477B">
        <w:rPr>
          <w:highlight w:val="yellow"/>
          <w:rPrChange w:id="5" w:author="Seamus Donnelly" w:date="2021-08-06T12:59:00Z">
            <w:rPr/>
          </w:rPrChange>
        </w:rPr>
        <w:t xml:space="preserve">&amp; </w:t>
      </w:r>
      <w:proofErr w:type="spellStart"/>
      <w:r w:rsidRPr="00A8477B">
        <w:rPr>
          <w:highlight w:val="yellow"/>
          <w:rPrChange w:id="6" w:author="Seamus Donnelly" w:date="2021-08-06T12:59:00Z">
            <w:rPr/>
          </w:rPrChange>
        </w:rPr>
        <w:t>Chater</w:t>
      </w:r>
      <w:proofErr w:type="spellEnd"/>
      <w:r w:rsidRPr="00A8477B">
        <w:rPr>
          <w:highlight w:val="yellow"/>
          <w:rPrChange w:id="7" w:author="Seamus Donnelly" w:date="2021-08-06T12:59:00Z">
            <w:rPr/>
          </w:rPrChange>
        </w:rPr>
        <w:t>, 2016</w:t>
      </w:r>
      <w:r w:rsidR="0071307D" w:rsidRPr="00A8477B">
        <w:rPr>
          <w:highlight w:val="yellow"/>
          <w:rPrChange w:id="8" w:author="Seamus Donnelly" w:date="2021-08-06T12:59:00Z">
            <w:rPr/>
          </w:rPrChange>
        </w:rPr>
        <w:t>; Dell &amp; Chang 2014</w:t>
      </w:r>
      <w:r w:rsidRPr="00A8477B">
        <w:rPr>
          <w:highlight w:val="yellow"/>
          <w:rPrChange w:id="9" w:author="Seamus Donnelly" w:date="2021-08-06T12:59:00Z">
            <w:rPr/>
          </w:rPrChange>
        </w:rPr>
        <w:t xml:space="preserve">). </w:t>
      </w:r>
      <w:r w:rsidR="008C0A62" w:rsidRPr="00A8477B">
        <w:rPr>
          <w:highlight w:val="yellow"/>
          <w:rPrChange w:id="10" w:author="Seamus Donnelly" w:date="2021-08-06T12:59:00Z">
            <w:rPr/>
          </w:rPrChange>
        </w:rPr>
        <w:t>Indeed, all linguistic structures within a language must be both efficiently processable by adults and efficiently learnable by children</w:t>
      </w:r>
      <w:r w:rsidR="009744B6" w:rsidRPr="00A8477B">
        <w:rPr>
          <w:highlight w:val="yellow"/>
          <w:rPrChange w:id="11" w:author="Seamus Donnelly" w:date="2021-08-06T12:59:00Z">
            <w:rPr/>
          </w:rPrChange>
        </w:rPr>
        <w:t xml:space="preserve"> </w:t>
      </w:r>
      <w:r w:rsidR="006060FC" w:rsidRPr="00A8477B">
        <w:rPr>
          <w:highlight w:val="yellow"/>
          <w:rPrChange w:id="12" w:author="Seamus Donnelly" w:date="2021-08-06T12:59:00Z">
            <w:rPr/>
          </w:rPrChange>
        </w:rPr>
        <w:t xml:space="preserve">if they are </w:t>
      </w:r>
      <w:r w:rsidR="009744B6" w:rsidRPr="00A8477B">
        <w:rPr>
          <w:highlight w:val="yellow"/>
          <w:rPrChange w:id="13" w:author="Seamus Donnelly" w:date="2021-08-06T12:59:00Z">
            <w:rPr/>
          </w:rPrChange>
        </w:rPr>
        <w:t xml:space="preserve">to </w:t>
      </w:r>
      <w:r w:rsidR="00F03AFC" w:rsidRPr="00A8477B">
        <w:rPr>
          <w:highlight w:val="yellow"/>
          <w:rPrChange w:id="14" w:author="Seamus Donnelly" w:date="2021-08-06T12:59:00Z">
            <w:rPr/>
          </w:rPrChange>
        </w:rPr>
        <w:t>withstand cultural evolutionary time</w:t>
      </w:r>
      <w:r w:rsidR="008C0A62" w:rsidRPr="00A8477B">
        <w:rPr>
          <w:highlight w:val="yellow"/>
          <w:rPrChange w:id="15" w:author="Seamus Donnelly" w:date="2021-08-06T12:59:00Z">
            <w:rPr/>
          </w:rPrChange>
        </w:rPr>
        <w:t xml:space="preserve"> (Christiansen &amp; </w:t>
      </w:r>
      <w:proofErr w:type="spellStart"/>
      <w:r w:rsidR="008C0A62" w:rsidRPr="00A8477B">
        <w:rPr>
          <w:highlight w:val="yellow"/>
          <w:rPrChange w:id="16" w:author="Seamus Donnelly" w:date="2021-08-06T12:59:00Z">
            <w:rPr/>
          </w:rPrChange>
        </w:rPr>
        <w:t>Chater</w:t>
      </w:r>
      <w:proofErr w:type="spellEnd"/>
      <w:r w:rsidR="008C0A62" w:rsidRPr="00A8477B">
        <w:rPr>
          <w:highlight w:val="yellow"/>
          <w:rPrChange w:id="17" w:author="Seamus Donnelly" w:date="2021-08-06T12:59:00Z">
            <w:rPr/>
          </w:rPrChange>
        </w:rPr>
        <w:t xml:space="preserve">, 2016). </w:t>
      </w:r>
      <w:commentRangeStart w:id="18"/>
      <w:r w:rsidR="008C0A62" w:rsidRPr="00A8477B">
        <w:rPr>
          <w:highlight w:val="yellow"/>
          <w:rPrChange w:id="19" w:author="Seamus Donnelly" w:date="2021-08-06T12:59:00Z">
            <w:rPr/>
          </w:rPrChange>
        </w:rPr>
        <w:t xml:space="preserve">However, despite this connection, research on adult language processing and child language </w:t>
      </w:r>
      <w:r w:rsidR="006060FC" w:rsidRPr="00A8477B">
        <w:rPr>
          <w:highlight w:val="yellow"/>
          <w:rPrChange w:id="20" w:author="Seamus Donnelly" w:date="2021-08-06T12:59:00Z">
            <w:rPr/>
          </w:rPrChange>
        </w:rPr>
        <w:t>acquisition</w:t>
      </w:r>
      <w:r w:rsidR="008C0A62" w:rsidRPr="00A8477B">
        <w:rPr>
          <w:highlight w:val="yellow"/>
          <w:rPrChange w:id="21" w:author="Seamus Donnelly" w:date="2021-08-06T12:59:00Z">
            <w:rPr/>
          </w:rPrChange>
        </w:rPr>
        <w:t xml:space="preserve"> too often precede independent of one another (See Dell &amp; Chang 2014). </w:t>
      </w:r>
      <w:commentRangeEnd w:id="18"/>
      <w:r w:rsidR="006060FC" w:rsidRPr="00A8477B">
        <w:rPr>
          <w:rStyle w:val="CommentReference"/>
          <w:highlight w:val="yellow"/>
          <w:rPrChange w:id="22" w:author="Seamus Donnelly" w:date="2021-08-06T12:59:00Z">
            <w:rPr>
              <w:rStyle w:val="CommentReference"/>
            </w:rPr>
          </w:rPrChange>
        </w:rPr>
        <w:commentReference w:id="18"/>
      </w:r>
      <w:r w:rsidR="00A8477B" w:rsidRPr="00A8477B">
        <w:rPr>
          <w:highlight w:val="yellow"/>
          <w:rPrChange w:id="23" w:author="Seamus Donnelly" w:date="2021-08-06T12:59:00Z">
            <w:rPr/>
          </w:rPrChange>
        </w:rPr>
        <w:t>One domain where these two perspectives are deeply relevant is syntactic priming. The present paper reports on developmental data, from cross-sectional and longitudinal studies, examining the developmental trajectories of priming effects, as a powerful test of the proposal that syntactic priming in adults reflects a form of implicit learning.</w:t>
      </w:r>
      <w:r w:rsidR="00A8477B">
        <w:t xml:space="preserve"> </w:t>
      </w:r>
    </w:p>
    <w:p w14:paraId="70D27B2B" w14:textId="69A995A8" w:rsidR="00F43D59" w:rsidRDefault="00CC09B5">
      <w:r>
        <w:tab/>
      </w:r>
      <w:r w:rsidR="003265B4">
        <w:t xml:space="preserve">One of the most powerful </w:t>
      </w:r>
      <w:r w:rsidR="000F50A2">
        <w:t xml:space="preserve">methods </w:t>
      </w:r>
      <w:r w:rsidR="003265B4">
        <w:t xml:space="preserve">in the psycholinguistic tool kit for examining syntactic structure is the syntactic priming paradigm (Bock, 1986; Branigan &amp; Pickering, 1998, 2017). Syntactic priming refers to tendency for speakers to </w:t>
      </w:r>
      <w:r w:rsidR="00D63ECD">
        <w:t xml:space="preserve">persist in the </w:t>
      </w:r>
      <w:r w:rsidR="003265B4">
        <w:t xml:space="preserve">use a particular syntactic structure </w:t>
      </w:r>
      <w:r w:rsidR="00D63ECD">
        <w:t>after having recently processed it</w:t>
      </w:r>
      <w:r w:rsidR="0074331E">
        <w:t>.</w:t>
      </w:r>
      <w:r w:rsidR="00D63ECD">
        <w:t xml:space="preserve"> Priming is observed in both naturalistic speech </w:t>
      </w:r>
      <w:r w:rsidR="0074331E">
        <w:t>(</w:t>
      </w:r>
      <w:proofErr w:type="spellStart"/>
      <w:r w:rsidR="0074331E">
        <w:t>Gries</w:t>
      </w:r>
      <w:proofErr w:type="spellEnd"/>
      <w:r w:rsidR="0074331E">
        <w:t>, 2005</w:t>
      </w:r>
      <w:r w:rsidR="00207648">
        <w:t>; Jaeger &amp; Snider, 2013)</w:t>
      </w:r>
      <w:r w:rsidR="00D63ECD">
        <w:t xml:space="preserve"> and in experimental contexts</w:t>
      </w:r>
      <w:r w:rsidR="00207648">
        <w:t xml:space="preserve"> (Bock, 1986; Branigan &amp; Pickering, 1998) In</w:t>
      </w:r>
      <w:r w:rsidR="000F50A2">
        <w:t xml:space="preserve"> a typical</w:t>
      </w:r>
      <w:r w:rsidR="00207648">
        <w:t xml:space="preserve"> </w:t>
      </w:r>
      <w:r w:rsidR="000F50A2">
        <w:t>experiment</w:t>
      </w:r>
      <w:r w:rsidR="00207648">
        <w:t xml:space="preserve">, participants are asked to describe a scene that can be construed using either of two grammatical constructions (e.g., the active and passive), after processing a prime sentence using those constructions. If participants are more likely to use the passive (e.g., </w:t>
      </w:r>
      <w:r w:rsidR="00207648" w:rsidRPr="00207648">
        <w:rPr>
          <w:i/>
          <w:iCs/>
        </w:rPr>
        <w:t xml:space="preserve">The boy is being chased the </w:t>
      </w:r>
      <w:commentRangeStart w:id="24"/>
      <w:commentRangeStart w:id="25"/>
      <w:r w:rsidR="000F50A2">
        <w:rPr>
          <w:i/>
          <w:iCs/>
        </w:rPr>
        <w:t>dog</w:t>
      </w:r>
      <w:commentRangeEnd w:id="24"/>
      <w:r w:rsidR="000F50A2">
        <w:rPr>
          <w:rStyle w:val="CommentReference"/>
        </w:rPr>
        <w:commentReference w:id="24"/>
      </w:r>
      <w:commentRangeEnd w:id="25"/>
      <w:r w:rsidR="006060FC">
        <w:rPr>
          <w:rStyle w:val="CommentReference"/>
        </w:rPr>
        <w:commentReference w:id="25"/>
      </w:r>
      <w:r w:rsidR="00207648">
        <w:t xml:space="preserve">) after hearing a separate scene described with the passive (e.g., </w:t>
      </w:r>
      <w:r w:rsidR="00207648" w:rsidRPr="00207648">
        <w:rPr>
          <w:i/>
          <w:iCs/>
        </w:rPr>
        <w:t>The monkey is being fed by the lion</w:t>
      </w:r>
      <w:r w:rsidR="00207648">
        <w:t xml:space="preserve">) than after </w:t>
      </w:r>
      <w:r w:rsidR="00310ABD">
        <w:t>it described with the</w:t>
      </w:r>
      <w:r w:rsidR="00207648">
        <w:t xml:space="preserve"> active</w:t>
      </w:r>
      <w:r w:rsidR="00310ABD">
        <w:t xml:space="preserve"> (e.g., </w:t>
      </w:r>
      <w:r w:rsidR="00310ABD" w:rsidRPr="00310ABD">
        <w:rPr>
          <w:i/>
          <w:iCs/>
        </w:rPr>
        <w:t>The lion is feeding the monkey)</w:t>
      </w:r>
      <w:r w:rsidR="00207648" w:rsidRPr="00310ABD">
        <w:t xml:space="preserve">, </w:t>
      </w:r>
      <w:r w:rsidR="00207648">
        <w:t>this is taken as evidence of priming</w:t>
      </w:r>
      <w:r w:rsidR="00310ABD">
        <w:t xml:space="preserve">. </w:t>
      </w:r>
      <w:r w:rsidR="000F50A2">
        <w:t>P</w:t>
      </w:r>
      <w:r w:rsidR="00310ABD">
        <w:t>riming</w:t>
      </w:r>
      <w:r w:rsidR="000F50A2">
        <w:t xml:space="preserve"> effects are considered to indicate</w:t>
      </w:r>
      <w:r w:rsidR="00310ABD">
        <w:t xml:space="preserve"> shared representations between the prime and target sentence (Branigan &amp; Pickering, 2017). </w:t>
      </w:r>
    </w:p>
    <w:p w14:paraId="6C633584" w14:textId="492AAF97" w:rsidR="000372D4" w:rsidRDefault="00A138F7">
      <w:r>
        <w:tab/>
      </w:r>
      <w:r w:rsidR="00310ABD">
        <w:t xml:space="preserve">Priming effects can be reliably observed even when the prime and target sentence share no </w:t>
      </w:r>
      <w:r w:rsidR="000F50A2">
        <w:t xml:space="preserve">overlap in open class </w:t>
      </w:r>
      <w:r w:rsidR="00310ABD">
        <w:t xml:space="preserve">lexical items (Bock, 1986; </w:t>
      </w:r>
      <w:proofErr w:type="spellStart"/>
      <w:r w:rsidR="00310ABD">
        <w:t>Mahowald</w:t>
      </w:r>
      <w:proofErr w:type="spellEnd"/>
      <w:r w:rsidR="00310ABD">
        <w:t xml:space="preserve">, James, </w:t>
      </w:r>
      <w:proofErr w:type="spellStart"/>
      <w:r w:rsidR="00310ABD">
        <w:t>Futtrell</w:t>
      </w:r>
      <w:proofErr w:type="spellEnd"/>
      <w:r w:rsidR="00310ABD">
        <w:t xml:space="preserve"> &amp; Gibson, 2016), suggesting that the effect is due to shared abstract representations between the prime and target sentence. </w:t>
      </w:r>
      <w:r w:rsidR="00CC09B5">
        <w:t>These abstract representations appear to be purely syntactic. For example, t</w:t>
      </w:r>
      <w:r w:rsidR="00310ABD">
        <w:t>he magnitude of the abstract priming effect does not appear to depend on whether the prime and target sentence share thematic roles</w:t>
      </w:r>
      <w:r w:rsidR="00CC09B5">
        <w:t xml:space="preserve"> (that is the passive sentence </w:t>
      </w:r>
      <w:r w:rsidR="00CC09B5">
        <w:rPr>
          <w:i/>
          <w:iCs/>
        </w:rPr>
        <w:t>the postman was chased by the dog</w:t>
      </w:r>
      <w:r w:rsidR="00CC09B5">
        <w:t xml:space="preserve"> is primed equally by the passive sentence </w:t>
      </w:r>
      <w:r w:rsidR="00CC09B5">
        <w:rPr>
          <w:i/>
          <w:iCs/>
        </w:rPr>
        <w:t>the 747 was alerted by the control tower</w:t>
      </w:r>
      <w:r w:rsidR="00CC09B5">
        <w:t xml:space="preserve"> and the active locative </w:t>
      </w:r>
      <w:r w:rsidR="00CC09B5">
        <w:rPr>
          <w:i/>
          <w:iCs/>
        </w:rPr>
        <w:t>the 747 was landing by the control tower</w:t>
      </w:r>
      <w:r w:rsidR="00CC09B5">
        <w:t xml:space="preserve">; Bock &amp; </w:t>
      </w:r>
      <w:proofErr w:type="spellStart"/>
      <w:r w:rsidR="00CC09B5">
        <w:t>Loebell</w:t>
      </w:r>
      <w:proofErr w:type="spellEnd"/>
      <w:r w:rsidR="00CC09B5">
        <w:t xml:space="preserve"> 1990). </w:t>
      </w:r>
      <w:r w:rsidR="008F3BCB">
        <w:t>Moreover, a</w:t>
      </w:r>
      <w:r>
        <w:t>bstract priming effects appear to be long-lasting, with significant priming effects detectable at lags of up to 10 trials (</w:t>
      </w:r>
      <w:proofErr w:type="spellStart"/>
      <w:r w:rsidR="00400F3A">
        <w:t>Bernolt</w:t>
      </w:r>
      <w:proofErr w:type="spellEnd"/>
      <w:r w:rsidR="008F3BCB">
        <w:t xml:space="preserve">, </w:t>
      </w:r>
      <w:proofErr w:type="spellStart"/>
      <w:r w:rsidR="00400F3A">
        <w:t>Collina</w:t>
      </w:r>
      <w:proofErr w:type="spellEnd"/>
      <w:r w:rsidR="00400F3A">
        <w:t xml:space="preserve">, &amp; </w:t>
      </w:r>
      <w:proofErr w:type="spellStart"/>
      <w:r w:rsidR="00400F3A">
        <w:t>Hartsuiker</w:t>
      </w:r>
      <w:proofErr w:type="spellEnd"/>
      <w:r w:rsidR="00400F3A">
        <w:t xml:space="preserve">, 2016; </w:t>
      </w:r>
      <w:r>
        <w:t xml:space="preserve">Bock &amp; Griffin, 2000; </w:t>
      </w:r>
      <w:proofErr w:type="spellStart"/>
      <w:r>
        <w:t>Hartsuiker</w:t>
      </w:r>
      <w:proofErr w:type="spellEnd"/>
      <w:r>
        <w:t xml:space="preserve">, </w:t>
      </w:r>
      <w:proofErr w:type="spellStart"/>
      <w:r>
        <w:t>Bernolet</w:t>
      </w:r>
      <w:proofErr w:type="spellEnd"/>
      <w:r>
        <w:t xml:space="preserve">, </w:t>
      </w:r>
      <w:proofErr w:type="spellStart"/>
      <w:r>
        <w:t>Schoonbeart</w:t>
      </w:r>
      <w:proofErr w:type="spellEnd"/>
      <w:r>
        <w:t xml:space="preserve">, </w:t>
      </w:r>
      <w:proofErr w:type="spellStart"/>
      <w:r>
        <w:t>Speybroeck</w:t>
      </w:r>
      <w:proofErr w:type="spellEnd"/>
      <w:r>
        <w:t xml:space="preserve"> &amp; </w:t>
      </w:r>
      <w:proofErr w:type="spellStart"/>
      <w:r>
        <w:t>Vanderlest</w:t>
      </w:r>
      <w:proofErr w:type="spellEnd"/>
      <w:r>
        <w:t>, 2008</w:t>
      </w:r>
      <w:r w:rsidR="00400F3A">
        <w:t xml:space="preserve">). </w:t>
      </w:r>
      <w:r w:rsidR="008F3BCB">
        <w:t xml:space="preserve">However, there is mixed evidence as to whether the magnitude of priming effects remains stable across lags (Bock &amp; Griffin, 2000; </w:t>
      </w:r>
      <w:proofErr w:type="spellStart"/>
      <w:r w:rsidR="008F3BCB">
        <w:t>Hartsuiker</w:t>
      </w:r>
      <w:proofErr w:type="spellEnd"/>
      <w:r w:rsidR="008F3BCB">
        <w:t xml:space="preserve"> et al. 2008), or whether the</w:t>
      </w:r>
      <w:r w:rsidR="00EC033D">
        <w:t>re is evidence that</w:t>
      </w:r>
      <w:r w:rsidR="008F3BCB">
        <w:t xml:space="preserve"> effect </w:t>
      </w:r>
      <w:r w:rsidR="00EC033D">
        <w:t>decays</w:t>
      </w:r>
      <w:r w:rsidR="008F3BCB">
        <w:t xml:space="preserve"> (</w:t>
      </w:r>
      <w:proofErr w:type="spellStart"/>
      <w:r w:rsidR="008F3BCB">
        <w:t>Bernolet</w:t>
      </w:r>
      <w:proofErr w:type="spellEnd"/>
      <w:r w:rsidR="008F3BCB">
        <w:t xml:space="preserve">, </w:t>
      </w:r>
      <w:proofErr w:type="spellStart"/>
      <w:r w:rsidR="008F3BCB">
        <w:t>Collina</w:t>
      </w:r>
      <w:proofErr w:type="spellEnd"/>
      <w:r w:rsidR="008F3BCB">
        <w:t xml:space="preserve"> &amp; </w:t>
      </w:r>
      <w:proofErr w:type="spellStart"/>
      <w:r w:rsidR="008F3BCB">
        <w:t>Hartsuiker</w:t>
      </w:r>
      <w:proofErr w:type="spellEnd"/>
      <w:r w:rsidR="008F3BCB">
        <w:t>, 2016).</w:t>
      </w:r>
      <w:r w:rsidR="005F002A">
        <w:t xml:space="preserve"> </w:t>
      </w:r>
    </w:p>
    <w:p w14:paraId="15FCD27C" w14:textId="71792014" w:rsidR="00207648" w:rsidRDefault="003F483F">
      <w:r>
        <w:tab/>
        <w:t>While abstract priming effects can be observed independent of lexical items, priming effects can be moderated by lexical variables</w:t>
      </w:r>
      <w:r w:rsidR="00EC033D">
        <w:t xml:space="preserve"> in two prominent ways</w:t>
      </w:r>
      <w:r>
        <w:t xml:space="preserve">. First, priming effects are larger in magnitude when the prime and target share lexical items, the so-called </w:t>
      </w:r>
      <w:r>
        <w:rPr>
          <w:i/>
          <w:iCs/>
        </w:rPr>
        <w:t>lexical boost effect</w:t>
      </w:r>
      <w:r>
        <w:t xml:space="preserve"> (Pickering &amp; Branigan, 1998; </w:t>
      </w:r>
      <w:proofErr w:type="spellStart"/>
      <w:r w:rsidR="005F002A">
        <w:t>Harsuiker</w:t>
      </w:r>
      <w:proofErr w:type="spellEnd"/>
      <w:r w:rsidR="005F002A">
        <w:t xml:space="preserve"> et al 2008; </w:t>
      </w:r>
      <w:proofErr w:type="spellStart"/>
      <w:r w:rsidR="005F002A">
        <w:t>Mahowald</w:t>
      </w:r>
      <w:proofErr w:type="spellEnd"/>
      <w:r w:rsidR="005F002A">
        <w:t xml:space="preserve"> et al. 2016). There is stronger evidence that the lexical boost diminishes across lags to the point of eventually disappearing (</w:t>
      </w:r>
      <w:proofErr w:type="spellStart"/>
      <w:r w:rsidR="005F002A">
        <w:t>Hartsuiker</w:t>
      </w:r>
      <w:proofErr w:type="spellEnd"/>
      <w:r w:rsidR="005F002A">
        <w:t xml:space="preserve"> et al 2008; </w:t>
      </w:r>
      <w:proofErr w:type="spellStart"/>
      <w:r w:rsidR="005F002A">
        <w:t>Mahowald</w:t>
      </w:r>
      <w:proofErr w:type="spellEnd"/>
      <w:r w:rsidR="005F002A">
        <w:t xml:space="preserve"> et al. 2016), suggesting that it may </w:t>
      </w:r>
      <w:r w:rsidR="002058A3">
        <w:t xml:space="preserve">reflect an additional mechanism beyond that responsible for abstract priming. Second, priming effects are larger when the prime verb is paired with a structure that it occurs in infrequently, the so-called </w:t>
      </w:r>
      <w:r w:rsidR="002058A3">
        <w:rPr>
          <w:i/>
          <w:iCs/>
        </w:rPr>
        <w:t>prime surprisal effect</w:t>
      </w:r>
      <w:r w:rsidR="003305F6">
        <w:rPr>
          <w:i/>
          <w:iCs/>
        </w:rPr>
        <w:t xml:space="preserve"> </w:t>
      </w:r>
      <w:r w:rsidR="003305F6">
        <w:t>(</w:t>
      </w:r>
      <w:proofErr w:type="spellStart"/>
      <w:r w:rsidR="003305F6">
        <w:t>Bernolet</w:t>
      </w:r>
      <w:proofErr w:type="spellEnd"/>
      <w:r w:rsidR="003305F6">
        <w:t xml:space="preserve"> &amp; </w:t>
      </w:r>
      <w:proofErr w:type="spellStart"/>
      <w:r w:rsidR="003305F6">
        <w:t>Hartsuiker</w:t>
      </w:r>
      <w:proofErr w:type="spellEnd"/>
      <w:r w:rsidR="003305F6">
        <w:t>, 2010; Jaeger &amp; Snider, 2013)</w:t>
      </w:r>
      <w:r w:rsidR="002058A3">
        <w:t xml:space="preserve">. </w:t>
      </w:r>
      <w:r w:rsidR="003305F6">
        <w:t xml:space="preserve">For example, while </w:t>
      </w:r>
      <w:r w:rsidR="003305F6">
        <w:lastRenderedPageBreak/>
        <w:t xml:space="preserve">the verb </w:t>
      </w:r>
      <w:r w:rsidR="003305F6">
        <w:rPr>
          <w:i/>
          <w:iCs/>
        </w:rPr>
        <w:t>bring</w:t>
      </w:r>
      <w:r w:rsidR="003305F6">
        <w:t xml:space="preserve"> can occur in both the prepositional object dative (PD, e.g</w:t>
      </w:r>
      <w:r w:rsidR="003305F6" w:rsidRPr="003305F6">
        <w:rPr>
          <w:i/>
          <w:iCs/>
        </w:rPr>
        <w:t xml:space="preserve">., she </w:t>
      </w:r>
      <w:r w:rsidR="003305F6">
        <w:rPr>
          <w:i/>
          <w:iCs/>
        </w:rPr>
        <w:t xml:space="preserve">brought </w:t>
      </w:r>
      <w:r w:rsidR="003305F6" w:rsidRPr="003305F6">
        <w:rPr>
          <w:i/>
          <w:iCs/>
        </w:rPr>
        <w:t>the ball to the boy</w:t>
      </w:r>
      <w:r w:rsidR="003305F6">
        <w:t xml:space="preserve">) and the double object dative (DO, e.g., </w:t>
      </w:r>
      <w:r w:rsidR="003305F6">
        <w:rPr>
          <w:i/>
          <w:iCs/>
        </w:rPr>
        <w:t>she brought the boy a ball</w:t>
      </w:r>
      <w:r w:rsidR="003305F6">
        <w:t>)</w:t>
      </w:r>
      <w:r w:rsidR="00EC033D">
        <w:t>,</w:t>
      </w:r>
      <w:r w:rsidR="003305F6">
        <w:t xml:space="preserve"> it occurs more often in the PD than the DOD. In general, a DOD prime will be stronger</w:t>
      </w:r>
      <w:r w:rsidR="00EC033D">
        <w:t xml:space="preserve"> (that is, it will increase the likelihood that another DOD will be used)</w:t>
      </w:r>
      <w:r w:rsidR="003305F6">
        <w:t xml:space="preserve"> when it contains the verb </w:t>
      </w:r>
      <w:r w:rsidR="003305F6">
        <w:rPr>
          <w:i/>
          <w:iCs/>
        </w:rPr>
        <w:t>bring</w:t>
      </w:r>
      <w:r w:rsidR="003305F6">
        <w:t xml:space="preserve"> than when it contains a verb that is biased to the DOD, such as </w:t>
      </w:r>
      <w:r w:rsidR="003305F6">
        <w:rPr>
          <w:i/>
          <w:iCs/>
        </w:rPr>
        <w:t>gave</w:t>
      </w:r>
      <w:r w:rsidR="003305F6">
        <w:t xml:space="preserve">. </w:t>
      </w:r>
    </w:p>
    <w:p w14:paraId="5535DADD" w14:textId="2CE08E61" w:rsidR="00ED4937" w:rsidRPr="00A8477B" w:rsidRDefault="00ED4937">
      <w:pPr>
        <w:rPr>
          <w:highlight w:val="yellow"/>
          <w:rPrChange w:id="26" w:author="Seamus Donnelly" w:date="2021-08-06T12:59:00Z">
            <w:rPr/>
          </w:rPrChange>
        </w:rPr>
      </w:pPr>
      <w:r>
        <w:tab/>
      </w:r>
      <w:r w:rsidRPr="00A8477B">
        <w:rPr>
          <w:highlight w:val="yellow"/>
          <w:rPrChange w:id="27" w:author="Seamus Donnelly" w:date="2021-08-06T12:59:00Z">
            <w:rPr/>
          </w:rPrChange>
        </w:rPr>
        <w:t>While there is widespread agreement about the existence of these empirical phenomena amongst researchers (</w:t>
      </w:r>
      <w:proofErr w:type="spellStart"/>
      <w:r w:rsidRPr="00A8477B">
        <w:rPr>
          <w:highlight w:val="yellow"/>
          <w:rPrChange w:id="28" w:author="Seamus Donnelly" w:date="2021-08-06T12:59:00Z">
            <w:rPr/>
          </w:rPrChange>
        </w:rPr>
        <w:t>Mahowald</w:t>
      </w:r>
      <w:proofErr w:type="spellEnd"/>
      <w:r w:rsidRPr="00A8477B">
        <w:rPr>
          <w:highlight w:val="yellow"/>
          <w:rPrChange w:id="29" w:author="Seamus Donnelly" w:date="2021-08-06T12:59:00Z">
            <w:rPr/>
          </w:rPrChange>
        </w:rPr>
        <w:t xml:space="preserve"> et al. 2016), there is </w:t>
      </w:r>
      <w:r w:rsidR="005C1318" w:rsidRPr="00A8477B">
        <w:rPr>
          <w:highlight w:val="yellow"/>
          <w:rPrChange w:id="30" w:author="Seamus Donnelly" w:date="2021-08-06T12:59:00Z">
            <w:rPr/>
          </w:rPrChange>
        </w:rPr>
        <w:t>dis</w:t>
      </w:r>
      <w:r w:rsidRPr="00A8477B">
        <w:rPr>
          <w:highlight w:val="yellow"/>
          <w:rPrChange w:id="31" w:author="Seamus Donnelly" w:date="2021-08-06T12:59:00Z">
            <w:rPr/>
          </w:rPrChange>
        </w:rPr>
        <w:t xml:space="preserve">agreement on the mechanisms underlying </w:t>
      </w:r>
      <w:r w:rsidR="000372D4" w:rsidRPr="00A8477B">
        <w:rPr>
          <w:highlight w:val="yellow"/>
          <w:rPrChange w:id="32" w:author="Seamus Donnelly" w:date="2021-08-06T12:59:00Z">
            <w:rPr/>
          </w:rPrChange>
        </w:rPr>
        <w:t>them</w:t>
      </w:r>
      <w:r w:rsidR="000372D4" w:rsidRPr="00A8477B">
        <w:rPr>
          <w:highlight w:val="yellow"/>
          <w:rPrChange w:id="33" w:author="Seamus Donnelly" w:date="2021-08-06T12:59:00Z">
            <w:rPr/>
          </w:rPrChange>
        </w:rPr>
        <w:t xml:space="preserve"> </w:t>
      </w:r>
      <w:r w:rsidRPr="00A8477B">
        <w:rPr>
          <w:highlight w:val="yellow"/>
          <w:rPrChange w:id="34" w:author="Seamus Donnelly" w:date="2021-08-06T12:59:00Z">
            <w:rPr/>
          </w:rPrChange>
        </w:rPr>
        <w:t xml:space="preserve">(Chang et al. 2006; Pickering &amp; Branigan, 1998; </w:t>
      </w:r>
      <w:proofErr w:type="spellStart"/>
      <w:r w:rsidRPr="00A8477B">
        <w:rPr>
          <w:highlight w:val="yellow"/>
          <w:rPrChange w:id="35" w:author="Seamus Donnelly" w:date="2021-08-06T12:59:00Z">
            <w:rPr/>
          </w:rPrChange>
        </w:rPr>
        <w:t>Reitter</w:t>
      </w:r>
      <w:proofErr w:type="spellEnd"/>
      <w:r w:rsidRPr="00A8477B">
        <w:rPr>
          <w:highlight w:val="yellow"/>
          <w:rPrChange w:id="36" w:author="Seamus Donnelly" w:date="2021-08-06T12:59:00Z">
            <w:rPr/>
          </w:rPrChange>
        </w:rPr>
        <w:t xml:space="preserve">, Keller &amp; </w:t>
      </w:r>
      <w:proofErr w:type="gramStart"/>
      <w:r w:rsidRPr="00A8477B">
        <w:rPr>
          <w:highlight w:val="yellow"/>
          <w:rPrChange w:id="37" w:author="Seamus Donnelly" w:date="2021-08-06T12:59:00Z">
            <w:rPr/>
          </w:rPrChange>
        </w:rPr>
        <w:t>Moore,  2011</w:t>
      </w:r>
      <w:proofErr w:type="gramEnd"/>
      <w:r w:rsidRPr="00A8477B">
        <w:rPr>
          <w:highlight w:val="yellow"/>
          <w:rPrChange w:id="38" w:author="Seamus Donnelly" w:date="2021-08-06T12:59:00Z">
            <w:rPr/>
          </w:rPrChange>
        </w:rPr>
        <w:t xml:space="preserve">). </w:t>
      </w:r>
      <w:r w:rsidR="00F03AFC" w:rsidRPr="00A8477B">
        <w:rPr>
          <w:highlight w:val="yellow"/>
          <w:rPrChange w:id="39" w:author="Seamus Donnelly" w:date="2021-08-06T12:59:00Z">
            <w:rPr/>
          </w:rPrChange>
        </w:rPr>
        <w:t xml:space="preserve">However, one popular </w:t>
      </w:r>
      <w:r w:rsidR="005C1318" w:rsidRPr="00A8477B">
        <w:rPr>
          <w:highlight w:val="yellow"/>
          <w:rPrChange w:id="40" w:author="Seamus Donnelly" w:date="2021-08-06T12:59:00Z">
            <w:rPr/>
          </w:rPrChange>
        </w:rPr>
        <w:t>explanation,</w:t>
      </w:r>
      <w:r w:rsidR="00F03AFC" w:rsidRPr="00A8477B">
        <w:rPr>
          <w:highlight w:val="yellow"/>
          <w:rPrChange w:id="41" w:author="Seamus Donnelly" w:date="2021-08-06T12:59:00Z">
            <w:rPr/>
          </w:rPrChange>
        </w:rPr>
        <w:t xml:space="preserve"> </w:t>
      </w:r>
      <w:r w:rsidR="005C1318" w:rsidRPr="00A8477B">
        <w:rPr>
          <w:highlight w:val="yellow"/>
          <w:rPrChange w:id="42" w:author="Seamus Donnelly" w:date="2021-08-06T12:59:00Z">
            <w:rPr/>
          </w:rPrChange>
        </w:rPr>
        <w:t>which</w:t>
      </w:r>
      <w:r w:rsidR="00F03AFC" w:rsidRPr="00A8477B">
        <w:rPr>
          <w:highlight w:val="yellow"/>
          <w:rPrChange w:id="43" w:author="Seamus Donnelly" w:date="2021-08-06T12:59:00Z">
            <w:rPr/>
          </w:rPrChange>
        </w:rPr>
        <w:t xml:space="preserve"> connects both language acquisition and language processing, is that syntactic priming is a consequence of implicit learning (</w:t>
      </w:r>
      <w:r w:rsidR="005C1318" w:rsidRPr="00A8477B">
        <w:rPr>
          <w:highlight w:val="yellow"/>
          <w:rPrChange w:id="44" w:author="Seamus Donnelly" w:date="2021-08-06T12:59:00Z">
            <w:rPr/>
          </w:rPrChange>
        </w:rPr>
        <w:t xml:space="preserve">Bock &amp; Griffin, 2000; </w:t>
      </w:r>
      <w:r w:rsidR="00F03AFC" w:rsidRPr="00A8477B">
        <w:rPr>
          <w:highlight w:val="yellow"/>
          <w:rPrChange w:id="45" w:author="Seamus Donnelly" w:date="2021-08-06T12:59:00Z">
            <w:rPr/>
          </w:rPrChange>
        </w:rPr>
        <w:t>Chang et al., 2006; Snider and Jaeger</w:t>
      </w:r>
      <w:r w:rsidR="007E397B" w:rsidRPr="00A8477B">
        <w:rPr>
          <w:highlight w:val="yellow"/>
          <w:rPrChange w:id="46" w:author="Seamus Donnelly" w:date="2021-08-06T12:59:00Z">
            <w:rPr/>
          </w:rPrChange>
        </w:rPr>
        <w:t xml:space="preserve"> &amp; Snider, 2008). On such an account, exposure to a prime sentence alters the language production system’s knowledge of the relevant construction, thereby increasing the probability that</w:t>
      </w:r>
      <w:r w:rsidR="003962D9" w:rsidRPr="00A8477B">
        <w:rPr>
          <w:highlight w:val="yellow"/>
          <w:rPrChange w:id="47" w:author="Seamus Donnelly" w:date="2021-08-06T12:59:00Z">
            <w:rPr/>
          </w:rPrChange>
        </w:rPr>
        <w:t xml:space="preserve"> </w:t>
      </w:r>
      <w:r w:rsidR="007E397B" w:rsidRPr="00A8477B">
        <w:rPr>
          <w:highlight w:val="yellow"/>
          <w:rPrChange w:id="48" w:author="Seamus Donnelly" w:date="2021-08-06T12:59:00Z">
            <w:rPr/>
          </w:rPrChange>
        </w:rPr>
        <w:t xml:space="preserve">the relevant construction is used again. Such an explanation is attractive because it links two seemingly disparate empirical traditions: studies of adult syntactic priming and studies of child language acquisition.  </w:t>
      </w:r>
    </w:p>
    <w:p w14:paraId="7664B753" w14:textId="0AFD2DA9" w:rsidR="00F1501C" w:rsidRDefault="00ED4937">
      <w:r w:rsidRPr="00A8477B">
        <w:rPr>
          <w:highlight w:val="yellow"/>
          <w:rPrChange w:id="49" w:author="Seamus Donnelly" w:date="2021-08-06T12:59:00Z">
            <w:rPr/>
          </w:rPrChange>
        </w:rPr>
        <w:tab/>
      </w:r>
      <w:r w:rsidR="003962D9" w:rsidRPr="00A8477B">
        <w:rPr>
          <w:highlight w:val="yellow"/>
          <w:rPrChange w:id="50" w:author="Seamus Donnelly" w:date="2021-08-06T12:59:00Z">
            <w:rPr/>
          </w:rPrChange>
        </w:rPr>
        <w:t>The most prominent formalized account of the implicit learning explanation comes from the dual-path model of sentence</w:t>
      </w:r>
      <w:r w:rsidR="003962D9" w:rsidRPr="00A8477B">
        <w:rPr>
          <w:highlight w:val="yellow"/>
          <w:rPrChange w:id="51" w:author="Seamus Donnelly" w:date="2021-08-06T12:59:00Z">
            <w:rPr/>
          </w:rPrChange>
        </w:rPr>
        <w:t xml:space="preserve"> </w:t>
      </w:r>
      <w:r w:rsidR="003962D9" w:rsidRPr="00A8477B">
        <w:rPr>
          <w:highlight w:val="yellow"/>
          <w:rPrChange w:id="52" w:author="Seamus Donnelly" w:date="2021-08-06T12:59:00Z">
            <w:rPr/>
          </w:rPrChange>
        </w:rPr>
        <w:t>production</w:t>
      </w:r>
      <w:r w:rsidRPr="00A8477B">
        <w:rPr>
          <w:highlight w:val="yellow"/>
          <w:rPrChange w:id="53" w:author="Seamus Donnelly" w:date="2021-08-06T12:59:00Z">
            <w:rPr/>
          </w:rPrChange>
        </w:rPr>
        <w:t xml:space="preserve"> (Chang et al. 2006</w:t>
      </w:r>
      <w:r w:rsidR="00D67E08" w:rsidRPr="00A8477B">
        <w:rPr>
          <w:highlight w:val="yellow"/>
          <w:rPrChange w:id="54" w:author="Seamus Donnelly" w:date="2021-08-06T12:59:00Z">
            <w:rPr/>
          </w:rPrChange>
        </w:rPr>
        <w:t>; Chang</w:t>
      </w:r>
      <w:r w:rsidR="002C4555" w:rsidRPr="00A8477B">
        <w:rPr>
          <w:highlight w:val="yellow"/>
          <w:rPrChange w:id="55" w:author="Seamus Donnelly" w:date="2021-08-06T12:59:00Z">
            <w:rPr/>
          </w:rPrChange>
        </w:rPr>
        <w:t xml:space="preserve"> &amp; Fitz, 2014</w:t>
      </w:r>
      <w:r w:rsidRPr="00A8477B">
        <w:rPr>
          <w:highlight w:val="yellow"/>
          <w:rPrChange w:id="56" w:author="Seamus Donnelly" w:date="2021-08-06T12:59:00Z">
            <w:rPr/>
          </w:rPrChange>
        </w:rPr>
        <w:t xml:space="preserve">). </w:t>
      </w:r>
      <w:r w:rsidR="003962D9" w:rsidRPr="00A8477B">
        <w:rPr>
          <w:highlight w:val="yellow"/>
          <w:rPrChange w:id="57" w:author="Seamus Donnelly" w:date="2021-08-06T12:59:00Z">
            <w:rPr/>
          </w:rPrChange>
        </w:rPr>
        <w:t xml:space="preserve">The model </w:t>
      </w:r>
      <w:r w:rsidR="003962D9" w:rsidRPr="00A8477B">
        <w:rPr>
          <w:highlight w:val="yellow"/>
          <w:rPrChange w:id="58" w:author="Seamus Donnelly" w:date="2021-08-06T12:59:00Z">
            <w:rPr/>
          </w:rPrChange>
        </w:rPr>
        <w:t>extend</w:t>
      </w:r>
      <w:r w:rsidR="003962D9" w:rsidRPr="00A8477B">
        <w:rPr>
          <w:highlight w:val="yellow"/>
          <w:rPrChange w:id="59" w:author="Seamus Donnelly" w:date="2021-08-06T12:59:00Z">
            <w:rPr/>
          </w:rPrChange>
        </w:rPr>
        <w:t>s</w:t>
      </w:r>
      <w:r w:rsidR="003962D9" w:rsidRPr="00A8477B">
        <w:rPr>
          <w:highlight w:val="yellow"/>
          <w:rPrChange w:id="60" w:author="Seamus Donnelly" w:date="2021-08-06T12:59:00Z">
            <w:rPr/>
          </w:rPrChange>
        </w:rPr>
        <w:t xml:space="preserve"> </w:t>
      </w:r>
      <w:r w:rsidR="00D67E08" w:rsidRPr="00A8477B">
        <w:rPr>
          <w:highlight w:val="yellow"/>
          <w:rPrChange w:id="61" w:author="Seamus Donnelly" w:date="2021-08-06T12:59:00Z">
            <w:rPr/>
          </w:rPrChange>
        </w:rPr>
        <w:t>the simple recurrent network pioneered by Elman (1990) by including a separate system for representing abstract event roles (similar to thematic roles), which are presumably non-linguistic in origin (</w:t>
      </w:r>
      <w:r w:rsidR="00AA6DA8" w:rsidRPr="00A8477B">
        <w:rPr>
          <w:highlight w:val="yellow"/>
          <w:rPrChange w:id="62" w:author="Seamus Donnelly" w:date="2021-08-06T12:59:00Z">
            <w:rPr/>
          </w:rPrChange>
        </w:rPr>
        <w:t>Jessop &amp; Chang, 202</w:t>
      </w:r>
      <w:r w:rsidR="002C4555" w:rsidRPr="00A8477B">
        <w:rPr>
          <w:highlight w:val="yellow"/>
          <w:rPrChange w:id="63" w:author="Seamus Donnelly" w:date="2021-08-06T12:59:00Z">
            <w:rPr/>
          </w:rPrChange>
        </w:rPr>
        <w:t>0</w:t>
      </w:r>
      <w:r w:rsidR="00AA6DA8" w:rsidRPr="00A8477B">
        <w:rPr>
          <w:highlight w:val="yellow"/>
          <w:rPrChange w:id="64" w:author="Seamus Donnelly" w:date="2021-08-06T12:59:00Z">
            <w:rPr/>
          </w:rPrChange>
        </w:rPr>
        <w:t>). It learns</w:t>
      </w:r>
      <w:r w:rsidR="003962D9" w:rsidRPr="00A8477B">
        <w:rPr>
          <w:highlight w:val="yellow"/>
          <w:rPrChange w:id="65" w:author="Seamus Donnelly" w:date="2021-08-06T12:59:00Z">
            <w:rPr/>
          </w:rPrChange>
        </w:rPr>
        <w:t xml:space="preserve"> to produce the target language’s</w:t>
      </w:r>
      <w:r w:rsidR="003962D9" w:rsidRPr="00A8477B">
        <w:rPr>
          <w:highlight w:val="yellow"/>
          <w:rPrChange w:id="66" w:author="Seamus Donnelly" w:date="2021-08-06T12:59:00Z">
            <w:rPr/>
          </w:rPrChange>
        </w:rPr>
        <w:t xml:space="preserve"> </w:t>
      </w:r>
      <w:r w:rsidR="003962D9" w:rsidRPr="00A8477B">
        <w:rPr>
          <w:highlight w:val="yellow"/>
          <w:rPrChange w:id="67" w:author="Seamus Donnelly" w:date="2021-08-06T12:59:00Z">
            <w:rPr/>
          </w:rPrChange>
        </w:rPr>
        <w:t xml:space="preserve">syntactic constructions </w:t>
      </w:r>
      <w:r w:rsidR="00AA6DA8" w:rsidRPr="00A8477B">
        <w:rPr>
          <w:highlight w:val="yellow"/>
          <w:rPrChange w:id="68" w:author="Seamus Donnelly" w:date="2021-08-06T12:59:00Z">
            <w:rPr/>
          </w:rPrChange>
        </w:rPr>
        <w:t>via incremental error-driven learning</w:t>
      </w:r>
      <w:r w:rsidR="003962D9" w:rsidRPr="00A8477B">
        <w:rPr>
          <w:highlight w:val="yellow"/>
          <w:rPrChange w:id="69" w:author="Seamus Donnelly" w:date="2021-08-06T12:59:00Z">
            <w:rPr/>
          </w:rPrChange>
        </w:rPr>
        <w:t>.</w:t>
      </w:r>
      <w:r w:rsidR="00AA6DA8" w:rsidRPr="00A8477B">
        <w:rPr>
          <w:highlight w:val="yellow"/>
          <w:rPrChange w:id="70" w:author="Seamus Donnelly" w:date="2021-08-06T12:59:00Z">
            <w:rPr/>
          </w:rPrChange>
        </w:rPr>
        <w:t xml:space="preserve"> As the</w:t>
      </w:r>
      <w:r w:rsidR="003962D9" w:rsidRPr="00A8477B">
        <w:rPr>
          <w:highlight w:val="yellow"/>
          <w:rPrChange w:id="71" w:author="Seamus Donnelly" w:date="2021-08-06T12:59:00Z">
            <w:rPr/>
          </w:rPrChange>
        </w:rPr>
        <w:t xml:space="preserve"> model</w:t>
      </w:r>
      <w:r w:rsidR="00AA6DA8" w:rsidRPr="00A8477B">
        <w:rPr>
          <w:highlight w:val="yellow"/>
          <w:rPrChange w:id="72" w:author="Seamus Donnelly" w:date="2021-08-06T12:59:00Z">
            <w:rPr/>
          </w:rPrChange>
        </w:rPr>
        <w:t xml:space="preserve"> is exposed to each word in a sentence, it predicts the subsequent word</w:t>
      </w:r>
      <w:r w:rsidR="00DE240F" w:rsidRPr="00A8477B">
        <w:rPr>
          <w:highlight w:val="yellow"/>
          <w:rPrChange w:id="73" w:author="Seamus Donnelly" w:date="2021-08-06T12:59:00Z">
            <w:rPr/>
          </w:rPrChange>
        </w:rPr>
        <w:t>, and w</w:t>
      </w:r>
      <w:r w:rsidR="00AA6DA8" w:rsidRPr="00A8477B">
        <w:rPr>
          <w:highlight w:val="yellow"/>
          <w:rPrChange w:id="74" w:author="Seamus Donnelly" w:date="2021-08-06T12:59:00Z">
            <w:rPr/>
          </w:rPrChange>
        </w:rPr>
        <w:t xml:space="preserve">hen the subsequent word is encountered the model </w:t>
      </w:r>
      <w:r w:rsidR="00DE240F" w:rsidRPr="00A8477B">
        <w:rPr>
          <w:highlight w:val="yellow"/>
          <w:rPrChange w:id="75" w:author="Seamus Donnelly" w:date="2021-08-06T12:59:00Z">
            <w:rPr/>
          </w:rPrChange>
        </w:rPr>
        <w:t>calculates the prediction error between its expectations and the encountered word, and updates its weights (and therefore future expectations) accordingly.</w:t>
      </w:r>
      <w:r w:rsidR="00DE240F">
        <w:t xml:space="preserve"> </w:t>
      </w:r>
    </w:p>
    <w:p w14:paraId="3C88F406" w14:textId="5A39E81B" w:rsidR="00895824" w:rsidRDefault="00AA6DA8">
      <w:r>
        <w:t xml:space="preserve"> </w:t>
      </w:r>
      <w:r w:rsidR="00F1501C">
        <w:tab/>
      </w:r>
      <w:r>
        <w:t xml:space="preserve">From the perspective of the dual path model, the abstract priming effect </w:t>
      </w:r>
      <w:r w:rsidR="00F1501C">
        <w:t xml:space="preserve">reflects </w:t>
      </w:r>
      <w:r>
        <w:t>changes in the model’s weights due to processing the prime sentences, a form of implicit learning. Because the model updates its weights on the basis of prediction error, less predictable input will lead to larger changes in the weights than more predictable input, thereby explaining the prime surprisal effect. However, the model cannot simulate th</w:t>
      </w:r>
      <w:r w:rsidR="00F1501C">
        <w:t>e</w:t>
      </w:r>
      <w:r>
        <w:t xml:space="preserve"> lexical boost. This had led the authors to speculate that the lexical boost may be driven by episodic memory (Chang et al. 2006; Chang, </w:t>
      </w:r>
      <w:proofErr w:type="spellStart"/>
      <w:r>
        <w:t>Janciauskas</w:t>
      </w:r>
      <w:proofErr w:type="spellEnd"/>
      <w:r>
        <w:t xml:space="preserve">, &amp; Fitz, 2012), which is consistent with the fact that the </w:t>
      </w:r>
      <w:r w:rsidR="00895824">
        <w:t xml:space="preserve">lexical boost </w:t>
      </w:r>
      <w:r w:rsidR="0024102C">
        <w:t xml:space="preserve">decays </w:t>
      </w:r>
      <w:r w:rsidR="00895824">
        <w:t>more quickly than the abstract priming effect (</w:t>
      </w:r>
      <w:proofErr w:type="spellStart"/>
      <w:r w:rsidR="00895824">
        <w:t>Hartsuiker</w:t>
      </w:r>
      <w:proofErr w:type="spellEnd"/>
      <w:r w:rsidR="00895824">
        <w:t xml:space="preserve"> et al. 2008; for an evidence that the abstract priming effect may be increased in magnitude at lag 1 by similar processes see </w:t>
      </w:r>
      <w:proofErr w:type="spellStart"/>
      <w:r w:rsidR="00895824">
        <w:t>Bernolet</w:t>
      </w:r>
      <w:proofErr w:type="spellEnd"/>
      <w:r w:rsidR="00895824">
        <w:t xml:space="preserve"> and </w:t>
      </w:r>
      <w:proofErr w:type="spellStart"/>
      <w:r w:rsidR="00895824">
        <w:t>Harstuiker</w:t>
      </w:r>
      <w:proofErr w:type="spellEnd"/>
      <w:r w:rsidR="00895824">
        <w:t xml:space="preserve"> et al 2016). </w:t>
      </w:r>
    </w:p>
    <w:p w14:paraId="15640A15" w14:textId="4207FD46" w:rsidR="00AA6DA8" w:rsidRDefault="00895824">
      <w:r>
        <w:tab/>
        <w:t>Moreover</w:t>
      </w:r>
      <w:r w:rsidR="0024102C">
        <w:t>,</w:t>
      </w:r>
      <w:r>
        <w:t xml:space="preserve"> because the dual-path model is a model of language acquisition it makes relatively clear predictions about the emergence and development of these effects. </w:t>
      </w:r>
      <w:r w:rsidR="00CB4A90">
        <w:t xml:space="preserve">First, </w:t>
      </w:r>
      <w:r w:rsidR="0024102C">
        <w:t>t</w:t>
      </w:r>
      <w:r>
        <w:t xml:space="preserve">he model predicts that abstract priming will emerge early, as soon as the child is able to produce the relevant grammatical construction. However, because the model updates its weights on the basis of prediction error, it predicts that priming will be larger for less experienced speakers than more experienced speakers. Specially this means that the priming effect should decrease with increased language development. The model predicts that the prime surprisal effect should emerge in parallel with the abstract priming </w:t>
      </w:r>
      <w:r w:rsidRPr="006060FC">
        <w:t>effect, as the model learns the links between verbs and structures using the same error-based learning mechanism</w:t>
      </w:r>
      <w:r>
        <w:t xml:space="preserve"> (Peter, Chang, Pine, </w:t>
      </w:r>
      <w:proofErr w:type="spellStart"/>
      <w:r>
        <w:t>Blything</w:t>
      </w:r>
      <w:proofErr w:type="spellEnd"/>
      <w:r>
        <w:t xml:space="preserve"> &amp; Rowland, 2015). </w:t>
      </w:r>
      <w:r w:rsidR="00CB4A90">
        <w:t xml:space="preserve">While the model’s predictions about the developmental </w:t>
      </w:r>
      <w:r w:rsidR="00CB4A90">
        <w:lastRenderedPageBreak/>
        <w:t>trajectory of the prime surprisal effect are less clear, there is some reason to believe that like the abstract priming effect</w:t>
      </w:r>
      <w:ins w:id="76" w:author="Seamus Donnelly" w:date="2021-08-06T12:17:00Z">
        <w:r w:rsidR="00DE240F">
          <w:t>,</w:t>
        </w:r>
      </w:ins>
      <w:r w:rsidR="00CB4A90">
        <w:t xml:space="preserve"> it too will diminish with time. In particular, it is common to reduce the plasticity of connectionist models so that they are more sensitive to input at earlier stages than later stages, thereby reducing the effects of catastrophic interference (</w:t>
      </w:r>
      <w:proofErr w:type="spellStart"/>
      <w:r w:rsidR="00CB4A90">
        <w:t>McClleland</w:t>
      </w:r>
      <w:proofErr w:type="spellEnd"/>
      <w:r w:rsidR="00CB4A90">
        <w:t xml:space="preserve">, McNaughton &amp; O’Reilly, 1995). Chang et al. 2006 achieved this reduction in plasticity by allowing the model’s learning rate to decrease with time, and Peter et al. (2015) show that reducing the model’s learning rate would reduce the effects of prime surprisal. </w:t>
      </w:r>
      <w:r w:rsidR="002C4555">
        <w:t>The dual-path model assumes that the lexical boost is governed by a</w:t>
      </w:r>
      <w:r w:rsidR="00DE240F">
        <w:t xml:space="preserve"> separate</w:t>
      </w:r>
      <w:r w:rsidR="002C4555">
        <w:t xml:space="preserve"> mechanism, most plausibly the episodic memory (Chang, </w:t>
      </w:r>
      <w:proofErr w:type="spellStart"/>
      <w:r w:rsidR="002C4555">
        <w:t>Janciauskas</w:t>
      </w:r>
      <w:proofErr w:type="spellEnd"/>
      <w:r w:rsidR="002C4555">
        <w:t xml:space="preserve">, &amp; Fitz, 2012). If the lexical boost is driven by a separate system entirely from the abstract priming effect, there is no reason to expect them to develop in parallel. Moreover, because of the relatively slow developmental trajectory of episodic memory, it seems reasonable to predict that the lexical boost will develop later than abstract priming and, unlike abstract priming and prime surprisal, increase with development (Chang, </w:t>
      </w:r>
      <w:proofErr w:type="spellStart"/>
      <w:r w:rsidR="002C4555">
        <w:t>Janciauskas</w:t>
      </w:r>
      <w:proofErr w:type="spellEnd"/>
      <w:r w:rsidR="002C4555">
        <w:t xml:space="preserve">, &amp; Fitz, 2012; Peter et al. 2015; Rowland, Chang, Ambridge, Pine &amp; Lieven, 2012). For clarity, these predictions are outlined in Table 1. </w:t>
      </w:r>
    </w:p>
    <w:p w14:paraId="21357477" w14:textId="18275296" w:rsidR="002C4555" w:rsidRDefault="002C4555"/>
    <w:tbl>
      <w:tblPr>
        <w:tblStyle w:val="TableGrid"/>
        <w:tblW w:w="10615" w:type="dxa"/>
        <w:tblLook w:val="04A0" w:firstRow="1" w:lastRow="0" w:firstColumn="1" w:lastColumn="0" w:noHBand="0" w:noVBand="1"/>
      </w:tblPr>
      <w:tblGrid>
        <w:gridCol w:w="2337"/>
        <w:gridCol w:w="2518"/>
        <w:gridCol w:w="2610"/>
        <w:gridCol w:w="3150"/>
      </w:tblGrid>
      <w:tr w:rsidR="00F1501C" w14:paraId="64290FBD" w14:textId="11793955" w:rsidTr="00F1501C">
        <w:tc>
          <w:tcPr>
            <w:tcW w:w="2337" w:type="dxa"/>
          </w:tcPr>
          <w:p w14:paraId="107B8B45" w14:textId="217AB5B2" w:rsidR="00F1501C" w:rsidRDefault="00F1501C">
            <w:r>
              <w:t>Effect</w:t>
            </w:r>
          </w:p>
        </w:tc>
        <w:tc>
          <w:tcPr>
            <w:tcW w:w="2518" w:type="dxa"/>
          </w:tcPr>
          <w:p w14:paraId="6E9A8844" w14:textId="7115FBE9" w:rsidR="00F1501C" w:rsidRDefault="00F1501C">
            <w:r>
              <w:t xml:space="preserve">Emergence </w:t>
            </w:r>
          </w:p>
        </w:tc>
        <w:tc>
          <w:tcPr>
            <w:tcW w:w="2610" w:type="dxa"/>
          </w:tcPr>
          <w:p w14:paraId="396A8D5E" w14:textId="15C0BEC0" w:rsidR="00F1501C" w:rsidRDefault="00F1501C">
            <w:r>
              <w:t xml:space="preserve">Trajectory </w:t>
            </w:r>
          </w:p>
        </w:tc>
        <w:tc>
          <w:tcPr>
            <w:tcW w:w="3150" w:type="dxa"/>
          </w:tcPr>
          <w:p w14:paraId="7299322A" w14:textId="27EF7272" w:rsidR="00F1501C" w:rsidRDefault="00F1501C">
            <w:r>
              <w:t>Available Evidence</w:t>
            </w:r>
          </w:p>
        </w:tc>
      </w:tr>
      <w:tr w:rsidR="00F1501C" w14:paraId="64850A6F" w14:textId="7A266F9D" w:rsidTr="00F1501C">
        <w:tc>
          <w:tcPr>
            <w:tcW w:w="2337" w:type="dxa"/>
          </w:tcPr>
          <w:p w14:paraId="164DA2CD" w14:textId="1D7747A3" w:rsidR="00F1501C" w:rsidRDefault="00F1501C">
            <w:r>
              <w:t>Abstract Priming</w:t>
            </w:r>
          </w:p>
        </w:tc>
        <w:tc>
          <w:tcPr>
            <w:tcW w:w="2518" w:type="dxa"/>
          </w:tcPr>
          <w:p w14:paraId="3B6B3D7B" w14:textId="15D43EF9" w:rsidR="00F1501C" w:rsidRDefault="00F1501C">
            <w:r>
              <w:t>Early</w:t>
            </w:r>
          </w:p>
        </w:tc>
        <w:tc>
          <w:tcPr>
            <w:tcW w:w="2610" w:type="dxa"/>
          </w:tcPr>
          <w:p w14:paraId="1C227B91" w14:textId="2E4973F9" w:rsidR="00F1501C" w:rsidRDefault="00F1501C">
            <w:r>
              <w:t>Decrease</w:t>
            </w:r>
          </w:p>
        </w:tc>
        <w:tc>
          <w:tcPr>
            <w:tcW w:w="3150" w:type="dxa"/>
          </w:tcPr>
          <w:p w14:paraId="2F94CBB4" w14:textId="34F27AF1" w:rsidR="00F1501C" w:rsidRDefault="00F1501C">
            <w:r>
              <w:t xml:space="preserve">Strong evidence for emergence; mixed evidence for trajectory.  </w:t>
            </w:r>
          </w:p>
        </w:tc>
      </w:tr>
      <w:tr w:rsidR="00F1501C" w14:paraId="53A41255" w14:textId="7A5780FE" w:rsidTr="00F1501C">
        <w:tc>
          <w:tcPr>
            <w:tcW w:w="2337" w:type="dxa"/>
          </w:tcPr>
          <w:p w14:paraId="5EEE1E76" w14:textId="78C310E3" w:rsidR="00F1501C" w:rsidRDefault="00F1501C">
            <w:r>
              <w:t>Prime Surprisal</w:t>
            </w:r>
          </w:p>
        </w:tc>
        <w:tc>
          <w:tcPr>
            <w:tcW w:w="2518" w:type="dxa"/>
          </w:tcPr>
          <w:p w14:paraId="70138269" w14:textId="3634924D" w:rsidR="00F1501C" w:rsidRDefault="00F1501C">
            <w:r>
              <w:t>With abstract priming</w:t>
            </w:r>
          </w:p>
        </w:tc>
        <w:tc>
          <w:tcPr>
            <w:tcW w:w="2610" w:type="dxa"/>
          </w:tcPr>
          <w:p w14:paraId="377EE56A" w14:textId="61222B0B" w:rsidR="00F1501C" w:rsidRDefault="00F1501C">
            <w:r>
              <w:t>Likely Decrease</w:t>
            </w:r>
          </w:p>
        </w:tc>
        <w:tc>
          <w:tcPr>
            <w:tcW w:w="3150" w:type="dxa"/>
          </w:tcPr>
          <w:p w14:paraId="09FC90DB" w14:textId="63687560" w:rsidR="00F1501C" w:rsidRDefault="00F1501C">
            <w:r>
              <w:t>Insufficient</w:t>
            </w:r>
            <w:r w:rsidR="00E96E5E">
              <w:t xml:space="preserve"> available</w:t>
            </w:r>
            <w:r>
              <w:t xml:space="preserve"> evidence for e</w:t>
            </w:r>
            <w:r w:rsidR="00E96E5E">
              <w:t xml:space="preserve">mergence and trajectory. </w:t>
            </w:r>
          </w:p>
        </w:tc>
      </w:tr>
      <w:tr w:rsidR="00F1501C" w14:paraId="3598CB6D" w14:textId="394DC959" w:rsidTr="00F1501C">
        <w:tc>
          <w:tcPr>
            <w:tcW w:w="2337" w:type="dxa"/>
          </w:tcPr>
          <w:p w14:paraId="3A20D11C" w14:textId="3164E97C" w:rsidR="00F1501C" w:rsidRDefault="00F1501C">
            <w:r>
              <w:t>Lexical Boost</w:t>
            </w:r>
          </w:p>
        </w:tc>
        <w:tc>
          <w:tcPr>
            <w:tcW w:w="2518" w:type="dxa"/>
          </w:tcPr>
          <w:p w14:paraId="180302E7" w14:textId="3DE228A4" w:rsidR="00F1501C" w:rsidRDefault="00F1501C">
            <w:r>
              <w:t>Later</w:t>
            </w:r>
          </w:p>
        </w:tc>
        <w:tc>
          <w:tcPr>
            <w:tcW w:w="2610" w:type="dxa"/>
          </w:tcPr>
          <w:p w14:paraId="469328B1" w14:textId="317A285B" w:rsidR="00F1501C" w:rsidRDefault="00F1501C">
            <w:r>
              <w:t>Increase</w:t>
            </w:r>
          </w:p>
        </w:tc>
        <w:tc>
          <w:tcPr>
            <w:tcW w:w="3150" w:type="dxa"/>
          </w:tcPr>
          <w:p w14:paraId="7832201D" w14:textId="0F65B947" w:rsidR="00F1501C" w:rsidRDefault="00F1501C">
            <w:r>
              <w:t>Moderate evidence</w:t>
            </w:r>
            <w:r w:rsidR="00E96E5E">
              <w:t xml:space="preserve"> both emergency and trajectory. </w:t>
            </w:r>
          </w:p>
        </w:tc>
      </w:tr>
    </w:tbl>
    <w:p w14:paraId="3797FC3D" w14:textId="78F499CF" w:rsidR="002C4555" w:rsidRDefault="002C4555"/>
    <w:p w14:paraId="3CFC64B7" w14:textId="102CBE44" w:rsidR="00E96E5E" w:rsidRPr="006060FC" w:rsidRDefault="000B0877">
      <w:pPr>
        <w:rPr>
          <w:rPrChange w:id="77" w:author="Seamus Donnelly" w:date="2021-08-06T12:31:00Z">
            <w:rPr>
              <w:b/>
              <w:bCs/>
            </w:rPr>
          </w:rPrChange>
        </w:rPr>
      </w:pPr>
      <w:r>
        <w:tab/>
      </w:r>
      <w:r w:rsidR="0075503A" w:rsidRPr="00143000">
        <w:rPr>
          <w:highlight w:val="yellow"/>
        </w:rPr>
        <w:t xml:space="preserve">A particularly impressive feature </w:t>
      </w:r>
      <w:r w:rsidR="00DE240F" w:rsidRPr="00143000">
        <w:rPr>
          <w:highlight w:val="yellow"/>
        </w:rPr>
        <w:t>of the dual path model is that, without its guidance</w:t>
      </w:r>
      <w:r w:rsidR="004634D1" w:rsidRPr="00143000">
        <w:rPr>
          <w:highlight w:val="yellow"/>
        </w:rPr>
        <w:t>,</w:t>
      </w:r>
      <w:r w:rsidR="00DE240F" w:rsidRPr="00143000">
        <w:rPr>
          <w:highlight w:val="yellow"/>
        </w:rPr>
        <w:t xml:space="preserve"> </w:t>
      </w:r>
      <w:r w:rsidR="004634D1" w:rsidRPr="00143000">
        <w:rPr>
          <w:highlight w:val="yellow"/>
        </w:rPr>
        <w:t xml:space="preserve">none of </w:t>
      </w:r>
      <w:r w:rsidR="006060FC" w:rsidRPr="00143000">
        <w:rPr>
          <w:highlight w:val="yellow"/>
        </w:rPr>
        <w:t>its predictions</w:t>
      </w:r>
      <w:r w:rsidR="004634D1" w:rsidRPr="00143000">
        <w:rPr>
          <w:highlight w:val="yellow"/>
        </w:rPr>
        <w:t xml:space="preserve"> about the developmental trajectories of the priming effects are obvious</w:t>
      </w:r>
      <w:r w:rsidR="006D1835" w:rsidRPr="00143000">
        <w:rPr>
          <w:highlight w:val="yellow"/>
        </w:rPr>
        <w:t xml:space="preserve">. </w:t>
      </w:r>
      <w:r w:rsidR="006060FC" w:rsidRPr="00143000">
        <w:rPr>
          <w:highlight w:val="yellow"/>
        </w:rPr>
        <w:t>While alternative formalized developmental accounts of priming do not exist, o</w:t>
      </w:r>
      <w:r w:rsidR="004634D1" w:rsidRPr="00143000">
        <w:rPr>
          <w:highlight w:val="yellow"/>
        </w:rPr>
        <w:t xml:space="preserve">ne could easily speculate, for example, that lexically based priming would emerge before abstract priming, under the assumption that children’s syntactic knowledge is initially </w:t>
      </w:r>
      <w:r w:rsidR="006060FC" w:rsidRPr="00143000">
        <w:rPr>
          <w:highlight w:val="yellow"/>
        </w:rPr>
        <w:t>lexically constrained (</w:t>
      </w:r>
      <w:proofErr w:type="spellStart"/>
      <w:r w:rsidR="006060FC" w:rsidRPr="00143000">
        <w:rPr>
          <w:highlight w:val="yellow"/>
        </w:rPr>
        <w:t>Tomasello</w:t>
      </w:r>
      <w:proofErr w:type="spellEnd"/>
      <w:r w:rsidR="006060FC" w:rsidRPr="00143000">
        <w:rPr>
          <w:highlight w:val="yellow"/>
        </w:rPr>
        <w:t>, 2002</w:t>
      </w:r>
      <w:proofErr w:type="gramStart"/>
      <w:r w:rsidR="006060FC" w:rsidRPr="00143000">
        <w:rPr>
          <w:highlight w:val="yellow"/>
        </w:rPr>
        <w:t>; )</w:t>
      </w:r>
      <w:proofErr w:type="gramEnd"/>
      <w:r w:rsidR="006060FC" w:rsidRPr="00143000">
        <w:rPr>
          <w:highlight w:val="yellow"/>
        </w:rPr>
        <w:t xml:space="preserve">. </w:t>
      </w:r>
      <w:r w:rsidR="00143000">
        <w:rPr>
          <w:highlight w:val="yellow"/>
        </w:rPr>
        <w:t>O</w:t>
      </w:r>
      <w:r w:rsidR="006060FC" w:rsidRPr="00143000">
        <w:rPr>
          <w:highlight w:val="yellow"/>
        </w:rPr>
        <w:t>ne could also imagine, for example, that the effect of priming would remain stable over time, if it reflects residual activation of the combinatorial pattern used in the prime sentence, rather than le</w:t>
      </w:r>
      <w:bookmarkStart w:id="78" w:name="_GoBack"/>
      <w:bookmarkEnd w:id="78"/>
      <w:r w:rsidR="006060FC" w:rsidRPr="00143000">
        <w:rPr>
          <w:highlight w:val="yellow"/>
        </w:rPr>
        <w:t>arning (Pickering &amp; Branigan, 1998) Therefore, t</w:t>
      </w:r>
      <w:r w:rsidR="004634D1" w:rsidRPr="00143000">
        <w:rPr>
          <w:highlight w:val="yellow"/>
        </w:rPr>
        <w:t>he developmental predictions</w:t>
      </w:r>
      <w:r w:rsidR="006060FC" w:rsidRPr="00143000">
        <w:rPr>
          <w:highlight w:val="yellow"/>
        </w:rPr>
        <w:t xml:space="preserve"> of the dual-path model </w:t>
      </w:r>
      <w:r w:rsidR="004634D1" w:rsidRPr="00143000">
        <w:rPr>
          <w:highlight w:val="yellow"/>
        </w:rPr>
        <w:t xml:space="preserve">offer a very powerful test of the hypothesis that syntactic priming effects </w:t>
      </w:r>
      <w:r w:rsidR="00143000">
        <w:rPr>
          <w:highlight w:val="yellow"/>
        </w:rPr>
        <w:t xml:space="preserve">are a consequence of the implicit learning of linguistic structure. </w:t>
      </w:r>
    </w:p>
    <w:p w14:paraId="3D7773DD" w14:textId="5401AFEA" w:rsidR="000B0877" w:rsidRDefault="000B0877">
      <w:r>
        <w:tab/>
      </w:r>
      <w:r w:rsidR="00FD340A">
        <w:t>The status of these predictions in syntactic priming studies is unclear. While there exists a great deal of literature examining syntactic priming effects in children, many of such studies have examined the abstract priming effect at a single time-point</w:t>
      </w:r>
      <w:r w:rsidR="00A8477B">
        <w:t>, motivate</w:t>
      </w:r>
      <w:r w:rsidR="00143000">
        <w:t>d</w:t>
      </w:r>
      <w:r w:rsidR="00A8477B">
        <w:t xml:space="preserve"> by the hypothesis that sufficiently young children possess abstract syntactic</w:t>
      </w:r>
      <w:r w:rsidR="00143000">
        <w:t xml:space="preserve"> representations</w:t>
      </w:r>
      <w:del w:id="79" w:author="Seamus Donnelly" w:date="2021-08-06T13:01:00Z">
        <w:r w:rsidR="00143000" w:rsidDel="00143000">
          <w:delText>.</w:delText>
        </w:r>
        <w:r w:rsidR="00A8477B" w:rsidDel="00143000">
          <w:delText xml:space="preserve"> </w:delText>
        </w:r>
      </w:del>
      <w:r w:rsidR="0075503A">
        <w:t>(</w:t>
      </w:r>
      <w:proofErr w:type="spellStart"/>
      <w:r w:rsidR="0075503A">
        <w:t>Bencini</w:t>
      </w:r>
      <w:proofErr w:type="spellEnd"/>
      <w:r w:rsidR="0075503A">
        <w:t xml:space="preserve"> and </w:t>
      </w:r>
      <w:proofErr w:type="spellStart"/>
      <w:r w:rsidR="0075503A">
        <w:t>Valian</w:t>
      </w:r>
      <w:proofErr w:type="spellEnd"/>
      <w:r w:rsidR="0075503A">
        <w:t xml:space="preserve">, 2008, XXXXXX) with only a few </w:t>
      </w:r>
      <w:proofErr w:type="gramStart"/>
      <w:r w:rsidR="0075503A">
        <w:t>cross sectional</w:t>
      </w:r>
      <w:proofErr w:type="gramEnd"/>
      <w:r w:rsidR="0075503A">
        <w:t xml:space="preserve"> studies comparing different age groups (Rowland et al., 2012; Peter et al. 2015). These results support the prediction that abstract priming emerges early for both passives (</w:t>
      </w:r>
      <w:proofErr w:type="spellStart"/>
      <w:r w:rsidR="0075503A">
        <w:t>Bencini</w:t>
      </w:r>
      <w:proofErr w:type="spellEnd"/>
      <w:r w:rsidR="0075503A">
        <w:t xml:space="preserve"> and </w:t>
      </w:r>
      <w:proofErr w:type="spellStart"/>
      <w:r w:rsidR="0075503A">
        <w:t>Valian</w:t>
      </w:r>
      <w:proofErr w:type="spellEnd"/>
      <w:r w:rsidR="0075503A">
        <w:t xml:space="preserve">, 2008) and datives </w:t>
      </w:r>
      <w:commentRangeStart w:id="80"/>
      <w:r w:rsidR="0075503A">
        <w:t xml:space="preserve">(Rowland et al. 2012; Peter et al 2015; </w:t>
      </w:r>
      <w:proofErr w:type="spellStart"/>
      <w:r w:rsidR="0075503A">
        <w:t>Shimpi</w:t>
      </w:r>
      <w:proofErr w:type="spellEnd"/>
      <w:r>
        <w:t xml:space="preserve">, </w:t>
      </w:r>
      <w:proofErr w:type="spellStart"/>
      <w:r w:rsidRPr="000B0877">
        <w:rPr>
          <w:rFonts w:cs="Times New Roman"/>
        </w:rPr>
        <w:t>G</w:t>
      </w:r>
      <w:r w:rsidRPr="000B0877">
        <w:rPr>
          <w:rFonts w:eastAsia="Times New Roman" w:cs="Times New Roman"/>
          <w:color w:val="212121"/>
          <w:shd w:val="clear" w:color="auto" w:fill="FFFFFF"/>
        </w:rPr>
        <w:t>ámez</w:t>
      </w:r>
      <w:proofErr w:type="spellEnd"/>
      <w:r w:rsidRPr="000B0877">
        <w:rPr>
          <w:rFonts w:eastAsia="Times New Roman" w:cs="Times New Roman"/>
          <w:color w:val="212121"/>
          <w:shd w:val="clear" w:color="auto" w:fill="FFFFFF"/>
        </w:rPr>
        <w:t xml:space="preserve">, </w:t>
      </w:r>
      <w:proofErr w:type="spellStart"/>
      <w:r w:rsidRPr="000B0877">
        <w:rPr>
          <w:rFonts w:eastAsia="Times New Roman" w:cs="Times New Roman"/>
          <w:color w:val="212121"/>
          <w:shd w:val="clear" w:color="auto" w:fill="FFFFFF"/>
        </w:rPr>
        <w:t>Huttenlocher</w:t>
      </w:r>
      <w:proofErr w:type="spellEnd"/>
      <w:r w:rsidRPr="000B0877">
        <w:rPr>
          <w:rFonts w:eastAsia="Times New Roman" w:cs="Times New Roman"/>
          <w:color w:val="212121"/>
          <w:shd w:val="clear" w:color="auto" w:fill="FFFFFF"/>
        </w:rPr>
        <w:t xml:space="preserve"> &amp; Vasilyeva, 2007)</w:t>
      </w:r>
      <w:r>
        <w:rPr>
          <w:rFonts w:eastAsia="Times New Roman" w:cs="Times New Roman"/>
          <w:color w:val="212121"/>
          <w:shd w:val="clear" w:color="auto" w:fill="FFFFFF"/>
        </w:rPr>
        <w:t>, suggesting that, in many situations, children as young as three</w:t>
      </w:r>
      <w:r w:rsidR="006060FC">
        <w:rPr>
          <w:rFonts w:eastAsia="Times New Roman" w:cs="Times New Roman"/>
          <w:color w:val="212121"/>
          <w:shd w:val="clear" w:color="auto" w:fill="FFFFFF"/>
        </w:rPr>
        <w:t xml:space="preserve"> and three and a half</w:t>
      </w:r>
      <w:r>
        <w:rPr>
          <w:rFonts w:eastAsia="Times New Roman" w:cs="Times New Roman"/>
          <w:color w:val="212121"/>
          <w:shd w:val="clear" w:color="auto" w:fill="FFFFFF"/>
        </w:rPr>
        <w:t xml:space="preserve"> can be primed </w:t>
      </w:r>
      <w:r w:rsidR="006060FC">
        <w:rPr>
          <w:rFonts w:eastAsia="Times New Roman" w:cs="Times New Roman"/>
          <w:color w:val="212121"/>
          <w:shd w:val="clear" w:color="auto" w:fill="FFFFFF"/>
        </w:rPr>
        <w:t xml:space="preserve">in the passive and dative alternations respectively. </w:t>
      </w:r>
      <w:r>
        <w:rPr>
          <w:rFonts w:eastAsia="Times New Roman" w:cs="Times New Roman"/>
          <w:color w:val="212121"/>
          <w:shd w:val="clear" w:color="auto" w:fill="FFFFFF"/>
        </w:rPr>
        <w:t xml:space="preserve"> </w:t>
      </w:r>
      <w:commentRangeEnd w:id="80"/>
      <w:r w:rsidR="009A7193">
        <w:rPr>
          <w:rStyle w:val="CommentReference"/>
        </w:rPr>
        <w:commentReference w:id="80"/>
      </w:r>
    </w:p>
    <w:p w14:paraId="3EE7A86C" w14:textId="47AA3000" w:rsidR="00FD340A" w:rsidRDefault="000B0877">
      <w:r>
        <w:tab/>
        <w:t>Findings on the developmental trajectories of such effects are less clear.</w:t>
      </w:r>
      <w:r w:rsidR="00CB5A87">
        <w:t xml:space="preserve"> Two studies comparing children to adults find priming effects of similar magnitudes (Branigan and McLean, 2016; Messenger, Branigan &amp; Mclean, 2012). </w:t>
      </w:r>
      <w:r>
        <w:t xml:space="preserve"> In one cross sectional study of datives, Rowland et al (2012) found that effect sizes for </w:t>
      </w:r>
      <w:proofErr w:type="gramStart"/>
      <w:r>
        <w:t>three year</w:t>
      </w:r>
      <w:proofErr w:type="gramEnd"/>
      <w:r>
        <w:t xml:space="preserve"> </w:t>
      </w:r>
      <w:proofErr w:type="spellStart"/>
      <w:r>
        <w:t>olds</w:t>
      </w:r>
      <w:proofErr w:type="spellEnd"/>
      <w:r>
        <w:t xml:space="preserve"> were substantially larger than those for older children and adults, though the interaction was not significant. </w:t>
      </w:r>
      <w:proofErr w:type="gramStart"/>
      <w:r>
        <w:t>However</w:t>
      </w:r>
      <w:proofErr w:type="gramEnd"/>
      <w:r w:rsidR="007038C3">
        <w:t xml:space="preserve"> in a similar study with datives</w:t>
      </w:r>
      <w:r>
        <w:t>, Peter et al (2015) observed an increase in the priming effect with age</w:t>
      </w:r>
      <w:r w:rsidR="007038C3">
        <w:t xml:space="preserve">. One complication in studying changes in the magnitude of priming effects across age is inter-individual variability in knowledge of the prime structure. Before children can be primed, they need to </w:t>
      </w:r>
      <w:r w:rsidR="00566938">
        <w:t xml:space="preserve">have </w:t>
      </w:r>
      <w:r w:rsidR="007038C3">
        <w:t>acquire</w:t>
      </w:r>
      <w:r w:rsidR="00566938">
        <w:t>d</w:t>
      </w:r>
      <w:r w:rsidR="007038C3">
        <w:t xml:space="preserve"> the relevant grammatical construction (that is, they need to be prime-able). If children</w:t>
      </w:r>
      <w:r w:rsidR="00566938">
        <w:t xml:space="preserve"> vary</w:t>
      </w:r>
      <w:r w:rsidR="007038C3">
        <w:t xml:space="preserve"> in the age at which they acquire the relevant construction, then within a sample, decreases in priming effects amongst some children could be offset by increases in the number of children who are prime-able. </w:t>
      </w:r>
      <w:r w:rsidR="00566938">
        <w:t>Consistent with this account, i</w:t>
      </w:r>
      <w:r w:rsidR="007038C3">
        <w:t>n the one longitudinal study of priming conducted to date, Kumarage et al (Submitted)</w:t>
      </w:r>
      <w:r w:rsidR="00566938">
        <w:t xml:space="preserve">, studying passive priming, did not observe a decrease in priming in the entire sample between 36 and 54 months; however, when they tested only children who had produced at least one passive at 36 </w:t>
      </w:r>
      <w:proofErr w:type="gramStart"/>
      <w:r w:rsidR="00566938">
        <w:t>months,  they</w:t>
      </w:r>
      <w:proofErr w:type="gramEnd"/>
      <w:r w:rsidR="00566938">
        <w:t xml:space="preserve"> observed the decrease in the magnitude of the priming effect. In sum, there is some evidence to the support the prediction of the dual-path model’s prediction; </w:t>
      </w:r>
      <w:proofErr w:type="gramStart"/>
      <w:r w:rsidR="00566938">
        <w:t>however</w:t>
      </w:r>
      <w:proofErr w:type="gramEnd"/>
      <w:r w:rsidR="00566938">
        <w:t xml:space="preserve"> given the inconsistency of this result with previous studies it will be necessary to replicate this finding with another construction to ensure it reveals something about priming in general and not something </w:t>
      </w:r>
      <w:proofErr w:type="spellStart"/>
      <w:r w:rsidR="00566938">
        <w:t>idionsyncratic</w:t>
      </w:r>
      <w:proofErr w:type="spellEnd"/>
      <w:r w:rsidR="00566938">
        <w:t xml:space="preserve"> about passives. </w:t>
      </w:r>
    </w:p>
    <w:p w14:paraId="137D62C4" w14:textId="1CCB098C" w:rsidR="00566938" w:rsidRDefault="00566938">
      <w:r>
        <w:tab/>
        <w:t xml:space="preserve">Evidence on the emergence and developmental of the lexical boost in children </w:t>
      </w:r>
      <w:r w:rsidR="00CD2F95">
        <w:t xml:space="preserve">and its relation to age is also mixed, though the majority seems consistent with Chang et </w:t>
      </w:r>
      <w:proofErr w:type="spellStart"/>
      <w:r w:rsidR="00CD2F95">
        <w:t>al’s</w:t>
      </w:r>
      <w:proofErr w:type="spellEnd"/>
      <w:r w:rsidR="00CD2F95">
        <w:t xml:space="preserve"> (2006) suggestion that the lexical boost is governed by a separate mechanism with different developmental effects. While Branigan and McLean (2016), for example, found evidence for a lexical boost with passives amongst three-year </w:t>
      </w:r>
      <w:proofErr w:type="spellStart"/>
      <w:r w:rsidR="00CD2F95">
        <w:t>olds</w:t>
      </w:r>
      <w:proofErr w:type="spellEnd"/>
      <w:r w:rsidR="00CD2F95">
        <w:t xml:space="preserve"> that did not differ in magnitude from that of adults, both Rowland et al. (2012) and Peter et al. (2016) found a lexical boost that increased with age and was not significant in the youngest groups tested (generally </w:t>
      </w:r>
      <w:proofErr w:type="gramStart"/>
      <w:r w:rsidR="00CD2F95">
        <w:t>three year</w:t>
      </w:r>
      <w:proofErr w:type="gramEnd"/>
      <w:r w:rsidR="00CD2F95">
        <w:t xml:space="preserve"> </w:t>
      </w:r>
      <w:proofErr w:type="spellStart"/>
      <w:r w:rsidR="00CD2F95">
        <w:t>olds</w:t>
      </w:r>
      <w:proofErr w:type="spellEnd"/>
      <w:r w:rsidR="00CD2F95">
        <w:t xml:space="preserve">) despite the fact that those groups exhibited syntactic priming. </w:t>
      </w:r>
      <w:r w:rsidR="00F1501C">
        <w:t xml:space="preserve">Moreover, </w:t>
      </w:r>
      <w:r w:rsidR="00CD2F95">
        <w:t xml:space="preserve">Kumarage et </w:t>
      </w:r>
      <w:proofErr w:type="spellStart"/>
      <w:r w:rsidR="00CD2F95">
        <w:t>al’s</w:t>
      </w:r>
      <w:proofErr w:type="spellEnd"/>
      <w:r w:rsidR="00CD2F95">
        <w:t xml:space="preserve"> (Submitted) longitudinal study of passives found similar results</w:t>
      </w:r>
      <w:r w:rsidR="00F1501C">
        <w:t xml:space="preserve">, with evidence of an increasing lexical boost that was absent at the earliest age (36 months), even though abstract priming was present at that point. </w:t>
      </w:r>
      <w:r w:rsidR="00E96E5E">
        <w:t xml:space="preserve">In sum, then, there is moderate evidence for both the late emergence and positive trajectory of the lexical boost for multiple grammatical constructions. </w:t>
      </w:r>
    </w:p>
    <w:p w14:paraId="696F2D22" w14:textId="4B9923FE" w:rsidR="00F1501C" w:rsidRDefault="00F1501C">
      <w:r>
        <w:tab/>
        <w:t>The emergence and development of the prime surprisal effect is less studied. To our knowledge, the only study to examine this effect in children is Peter et al (2015). They found a prime surprisal effect that emerged with the abstract priming effect at 3 years of age</w:t>
      </w:r>
      <w:r w:rsidR="00E96E5E">
        <w:t xml:space="preserve">, and this effect decreased with age, with only a marginally significant effect in adults. However, given the variability in studies of these other effects, more studies of the development of prime surprisal need necessary. </w:t>
      </w:r>
    </w:p>
    <w:p w14:paraId="4D06AE99" w14:textId="43DE52D6" w:rsidR="00E96E5E" w:rsidRDefault="00E96E5E">
      <w:r>
        <w:lastRenderedPageBreak/>
        <w:tab/>
        <w:t>The right column of Table 1 characterizes the available evidence for the predictions of the dual path model in the development of syntactic priming.</w:t>
      </w:r>
    </w:p>
    <w:p w14:paraId="431CB6DB" w14:textId="52D3E002" w:rsidR="00E96E5E" w:rsidRPr="00E96E5E" w:rsidRDefault="00E96E5E">
      <w:pPr>
        <w:rPr>
          <w:rFonts w:ascii="Times New Roman" w:eastAsia="Times New Roman" w:hAnsi="Times New Roman" w:cs="Times New Roman"/>
          <w:b/>
          <w:bCs/>
        </w:rPr>
      </w:pPr>
      <w:r w:rsidRPr="00E96E5E">
        <w:rPr>
          <w:b/>
          <w:bCs/>
        </w:rPr>
        <w:t>Present Study</w:t>
      </w:r>
    </w:p>
    <w:sectPr w:rsidR="00E96E5E" w:rsidRPr="00E96E5E" w:rsidSect="008245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8" w:author="Seamus Donnelly" w:date="2021-08-06T12:36:00Z" w:initials="SD">
    <w:p w14:paraId="7DB9BCFB" w14:textId="5399187F" w:rsidR="006060FC" w:rsidRDefault="006060FC">
      <w:pPr>
        <w:pStyle w:val="CommentText"/>
      </w:pPr>
      <w:r>
        <w:rPr>
          <w:rStyle w:val="CommentReference"/>
        </w:rPr>
        <w:annotationRef/>
      </w:r>
      <w:r>
        <w:t>I’m worried this is a bit of an overstatement. What do you think?</w:t>
      </w:r>
    </w:p>
  </w:comment>
  <w:comment w:id="24" w:author="Evan Kidd" w:date="2021-07-26T18:45:00Z" w:initials="EK">
    <w:p w14:paraId="52705253" w14:textId="19F4690E" w:rsidR="000F50A2" w:rsidRDefault="000F50A2">
      <w:pPr>
        <w:pStyle w:val="CommentText"/>
      </w:pPr>
      <w:r>
        <w:rPr>
          <w:rStyle w:val="CommentReference"/>
        </w:rPr>
        <w:annotationRef/>
      </w:r>
      <w:r>
        <w:t xml:space="preserve">I try to avoid boy-girl antics – you never know how those things will go down with the </w:t>
      </w:r>
      <w:proofErr w:type="spellStart"/>
      <w:r>
        <w:t>twitterati</w:t>
      </w:r>
      <w:proofErr w:type="spellEnd"/>
      <w:r>
        <w:t xml:space="preserve">. </w:t>
      </w:r>
    </w:p>
  </w:comment>
  <w:comment w:id="25" w:author="Seamus Donnelly" w:date="2021-08-06T12:37:00Z" w:initials="SD">
    <w:p w14:paraId="334DA105" w14:textId="4B9446A2" w:rsidR="006060FC" w:rsidRDefault="006060FC">
      <w:pPr>
        <w:pStyle w:val="CommentText"/>
      </w:pPr>
      <w:r>
        <w:rPr>
          <w:rStyle w:val="CommentReference"/>
        </w:rPr>
        <w:annotationRef/>
      </w:r>
      <w:r>
        <w:t>Hahaha, that’s reasonable!</w:t>
      </w:r>
    </w:p>
  </w:comment>
  <w:comment w:id="80" w:author="Evan Kidd" w:date="2021-07-26T19:19:00Z" w:initials="EK">
    <w:p w14:paraId="620D0EF9" w14:textId="0A18EF8C" w:rsidR="009A7193" w:rsidRDefault="009A7193">
      <w:pPr>
        <w:pStyle w:val="CommentText"/>
      </w:pPr>
      <w:r>
        <w:rPr>
          <w:rStyle w:val="CommentReference"/>
        </w:rPr>
        <w:annotationRef/>
      </w:r>
      <w:r>
        <w:t>I feel like the dative data aren’t as early as the passive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B9BCFB" w15:done="0"/>
  <w15:commentEx w15:paraId="52705253" w15:done="0"/>
  <w15:commentEx w15:paraId="334DA105" w15:paraIdParent="52705253" w15:done="0"/>
  <w15:commentEx w15:paraId="620D0E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97BAC" w16cex:dateUtc="2021-07-26T16:21:00Z"/>
  <w16cex:commentExtensible w16cex:durableId="24A2B4AD" w16cex:dateUtc="2021-07-21T12:58:00Z"/>
  <w16cex:commentExtensible w16cex:durableId="24A98130" w16cex:dateUtc="2021-07-26T16:45:00Z"/>
  <w16cex:commentExtensible w16cex:durableId="24A982FE" w16cex:dateUtc="2021-07-26T16:52:00Z"/>
  <w16cex:commentExtensible w16cex:durableId="24A2BEB1" w16cex:dateUtc="2021-07-21T13:41:00Z"/>
  <w16cex:commentExtensible w16cex:durableId="24A9862E" w16cex:dateUtc="2021-07-26T17:06:00Z"/>
  <w16cex:commentExtensible w16cex:durableId="24A986F2" w16cex:dateUtc="2021-07-26T17:09:00Z"/>
  <w16cex:commentExtensible w16cex:durableId="24A98956" w16cex:dateUtc="2021-07-26T17:19:00Z"/>
  <w16cex:commentExtensible w16cex:durableId="24A98937" w16cex:dateUtc="2021-07-26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B9BCFB" w16cid:durableId="24B7AB63"/>
  <w16cid:commentId w16cid:paraId="52705253" w16cid:durableId="24A98130"/>
  <w16cid:commentId w16cid:paraId="334DA105" w16cid:durableId="24B7AB79"/>
  <w16cid:commentId w16cid:paraId="620D0EF9" w16cid:durableId="24A989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amus Donnelly">
    <w15:presenceInfo w15:providerId="AD" w15:userId="S-1-5-21-1957994488-1644491937-839522115-12692"/>
  </w15:person>
  <w15:person w15:author="Evan Kidd">
    <w15:presenceInfo w15:providerId="AD" w15:userId="S::u3214968@uds.anu.edu.au::5d494464-d184-478d-8789-7a0213236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B4"/>
    <w:rsid w:val="000372D4"/>
    <w:rsid w:val="000B0877"/>
    <w:rsid w:val="000F50A2"/>
    <w:rsid w:val="00143000"/>
    <w:rsid w:val="002058A3"/>
    <w:rsid w:val="00207648"/>
    <w:rsid w:val="0024102C"/>
    <w:rsid w:val="00286DD3"/>
    <w:rsid w:val="002C4555"/>
    <w:rsid w:val="002E0129"/>
    <w:rsid w:val="00310ABD"/>
    <w:rsid w:val="00316016"/>
    <w:rsid w:val="003265B4"/>
    <w:rsid w:val="003305F6"/>
    <w:rsid w:val="003962D9"/>
    <w:rsid w:val="003F483F"/>
    <w:rsid w:val="00400F3A"/>
    <w:rsid w:val="004634D1"/>
    <w:rsid w:val="00566938"/>
    <w:rsid w:val="005C1318"/>
    <w:rsid w:val="005F002A"/>
    <w:rsid w:val="006060FC"/>
    <w:rsid w:val="006D1835"/>
    <w:rsid w:val="007038C3"/>
    <w:rsid w:val="0071307D"/>
    <w:rsid w:val="0074331E"/>
    <w:rsid w:val="0075503A"/>
    <w:rsid w:val="007E397B"/>
    <w:rsid w:val="008245C1"/>
    <w:rsid w:val="00895824"/>
    <w:rsid w:val="008C0A62"/>
    <w:rsid w:val="008F3BCB"/>
    <w:rsid w:val="009744B6"/>
    <w:rsid w:val="009A68EE"/>
    <w:rsid w:val="009A7193"/>
    <w:rsid w:val="00A138F7"/>
    <w:rsid w:val="00A8477B"/>
    <w:rsid w:val="00AA6DA8"/>
    <w:rsid w:val="00CB4A90"/>
    <w:rsid w:val="00CB5A87"/>
    <w:rsid w:val="00CC09B5"/>
    <w:rsid w:val="00CC6D88"/>
    <w:rsid w:val="00CD2F95"/>
    <w:rsid w:val="00D63ECD"/>
    <w:rsid w:val="00D67E08"/>
    <w:rsid w:val="00DE240F"/>
    <w:rsid w:val="00DE29AD"/>
    <w:rsid w:val="00E96E5E"/>
    <w:rsid w:val="00EC033D"/>
    <w:rsid w:val="00ED4937"/>
    <w:rsid w:val="00F03AFC"/>
    <w:rsid w:val="00F1501C"/>
    <w:rsid w:val="00FD3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3AF4"/>
  <w15:chartTrackingRefBased/>
  <w15:docId w15:val="{60C630B1-6E5B-704E-B5D9-D8AAB53F5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05F6"/>
    <w:rPr>
      <w:sz w:val="16"/>
      <w:szCs w:val="16"/>
    </w:rPr>
  </w:style>
  <w:style w:type="paragraph" w:styleId="CommentText">
    <w:name w:val="annotation text"/>
    <w:basedOn w:val="Normal"/>
    <w:link w:val="CommentTextChar"/>
    <w:uiPriority w:val="99"/>
    <w:semiHidden/>
    <w:unhideWhenUsed/>
    <w:rsid w:val="003305F6"/>
    <w:rPr>
      <w:sz w:val="20"/>
      <w:szCs w:val="20"/>
    </w:rPr>
  </w:style>
  <w:style w:type="character" w:customStyle="1" w:styleId="CommentTextChar">
    <w:name w:val="Comment Text Char"/>
    <w:basedOn w:val="DefaultParagraphFont"/>
    <w:link w:val="CommentText"/>
    <w:uiPriority w:val="99"/>
    <w:semiHidden/>
    <w:rsid w:val="003305F6"/>
    <w:rPr>
      <w:sz w:val="20"/>
      <w:szCs w:val="20"/>
    </w:rPr>
  </w:style>
  <w:style w:type="paragraph" w:styleId="CommentSubject">
    <w:name w:val="annotation subject"/>
    <w:basedOn w:val="CommentText"/>
    <w:next w:val="CommentText"/>
    <w:link w:val="CommentSubjectChar"/>
    <w:uiPriority w:val="99"/>
    <w:semiHidden/>
    <w:unhideWhenUsed/>
    <w:rsid w:val="003305F6"/>
    <w:rPr>
      <w:b/>
      <w:bCs/>
    </w:rPr>
  </w:style>
  <w:style w:type="character" w:customStyle="1" w:styleId="CommentSubjectChar">
    <w:name w:val="Comment Subject Char"/>
    <w:basedOn w:val="CommentTextChar"/>
    <w:link w:val="CommentSubject"/>
    <w:uiPriority w:val="99"/>
    <w:semiHidden/>
    <w:rsid w:val="003305F6"/>
    <w:rPr>
      <w:b/>
      <w:bCs/>
      <w:sz w:val="20"/>
      <w:szCs w:val="20"/>
    </w:rPr>
  </w:style>
  <w:style w:type="table" w:styleId="TableGrid">
    <w:name w:val="Table Grid"/>
    <w:basedOn w:val="TableNormal"/>
    <w:uiPriority w:val="39"/>
    <w:rsid w:val="002C4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68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68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884609">
      <w:bodyDiv w:val="1"/>
      <w:marLeft w:val="0"/>
      <w:marRight w:val="0"/>
      <w:marTop w:val="0"/>
      <w:marBottom w:val="0"/>
      <w:divBdr>
        <w:top w:val="none" w:sz="0" w:space="0" w:color="auto"/>
        <w:left w:val="none" w:sz="0" w:space="0" w:color="auto"/>
        <w:bottom w:val="none" w:sz="0" w:space="0" w:color="auto"/>
        <w:right w:val="none" w:sz="0" w:space="0" w:color="auto"/>
      </w:divBdr>
    </w:div>
    <w:div w:id="503663594">
      <w:bodyDiv w:val="1"/>
      <w:marLeft w:val="0"/>
      <w:marRight w:val="0"/>
      <w:marTop w:val="0"/>
      <w:marBottom w:val="0"/>
      <w:divBdr>
        <w:top w:val="none" w:sz="0" w:space="0" w:color="auto"/>
        <w:left w:val="none" w:sz="0" w:space="0" w:color="auto"/>
        <w:bottom w:val="none" w:sz="0" w:space="0" w:color="auto"/>
        <w:right w:val="none" w:sz="0" w:space="0" w:color="auto"/>
      </w:divBdr>
    </w:div>
    <w:div w:id="1397359750">
      <w:bodyDiv w:val="1"/>
      <w:marLeft w:val="0"/>
      <w:marRight w:val="0"/>
      <w:marTop w:val="0"/>
      <w:marBottom w:val="0"/>
      <w:divBdr>
        <w:top w:val="none" w:sz="0" w:space="0" w:color="auto"/>
        <w:left w:val="none" w:sz="0" w:space="0" w:color="auto"/>
        <w:bottom w:val="none" w:sz="0" w:space="0" w:color="auto"/>
        <w:right w:val="none" w:sz="0" w:space="0" w:color="auto"/>
      </w:divBdr>
    </w:div>
    <w:div w:id="139913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microsoft.com/office/2018/08/relationships/commentsExtensible" Target="commentsExtensible.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2356</Words>
  <Characters>12959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Seamus Donnelly</cp:lastModifiedBy>
  <cp:revision>3</cp:revision>
  <dcterms:created xsi:type="dcterms:W3CDTF">2021-08-05T09:41:00Z</dcterms:created>
  <dcterms:modified xsi:type="dcterms:W3CDTF">2021-08-06T11:02:00Z</dcterms:modified>
</cp:coreProperties>
</file>